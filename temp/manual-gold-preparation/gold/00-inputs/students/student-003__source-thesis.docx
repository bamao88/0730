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CF41C">
      <w:pPr>
        <w:rPr>
          <w:rFonts w:hint="eastAsia" w:ascii="华文行楷" w:hAnsi="华文行楷" w:eastAsia="华文行楷" w:cs="华文行楷"/>
          <w:color w:val="000000"/>
          <w:spacing w:val="-6"/>
          <w:sz w:val="52"/>
          <w:szCs w:val="52"/>
        </w:rPr>
      </w:pPr>
      <w:r>
        <w:rPr>
          <w:rFonts w:hAnsi="宋体"/>
          <w:color w:val="000000"/>
          <w:spacing w:val="-6"/>
          <w:sz w:val="18"/>
          <w:szCs w:val="18"/>
        </w:rPr>
        <w:t xml:space="preserve">  </w:t>
      </w:r>
    </w:p>
    <w:p w14:paraId="016DA573">
      <w:pPr>
        <w:jc w:val="center"/>
        <w:rPr>
          <w:rFonts w:eastAsia="华文行楷"/>
          <w:b/>
          <w:bCs/>
          <w:color w:val="000000"/>
          <w:sz w:val="52"/>
          <w:szCs w:val="52"/>
        </w:rPr>
      </w:pPr>
      <w:r>
        <w:rPr>
          <w:rFonts w:eastAsia="华文行楷"/>
          <w:b/>
          <w:bCs/>
          <w:color w:val="000000"/>
          <w:sz w:val="52"/>
          <w:szCs w:val="52"/>
        </w:rPr>
        <w:t>湖 南 农 业 大 学</w:t>
      </w:r>
    </w:p>
    <w:p w14:paraId="6670E6FF">
      <w:pPr>
        <w:jc w:val="center"/>
        <w:rPr>
          <w:rFonts w:eastAsia="黑体"/>
          <w:b/>
          <w:bCs/>
          <w:color w:val="000000"/>
          <w:spacing w:val="-6"/>
          <w:sz w:val="52"/>
          <w:szCs w:val="52"/>
        </w:rPr>
      </w:pPr>
      <w:r>
        <w:rPr>
          <w:rFonts w:eastAsia="黑体"/>
          <w:b/>
          <w:bCs/>
          <w:color w:val="000000"/>
          <w:spacing w:val="-6"/>
          <w:sz w:val="52"/>
          <w:szCs w:val="52"/>
        </w:rPr>
        <w:t>全日制普通本科生毕业论文</w:t>
      </w:r>
    </w:p>
    <w:p w14:paraId="145AA3A6">
      <w:pPr>
        <w:jc w:val="center"/>
        <w:rPr>
          <w:rFonts w:eastAsia="黑体"/>
          <w:b/>
          <w:bCs/>
          <w:color w:val="000000"/>
          <w:sz w:val="52"/>
          <w:szCs w:val="52"/>
        </w:rPr>
      </w:pPr>
    </w:p>
    <w:p w14:paraId="59BF2575">
      <w:pPr>
        <w:pStyle w:val="5"/>
        <w:ind w:right="-42"/>
        <w:jc w:val="center"/>
        <w:rPr>
          <w:color w:val="000000"/>
          <w:sz w:val="36"/>
          <w:szCs w:val="36"/>
        </w:rPr>
        <w:pPrChange w:id="0" w:author="一文 袁" w:date="2026-05-10T11:32:00Z">
          <w:pPr>
            <w:pStyle w:val="5"/>
            <w:ind w:right="-42"/>
          </w:pPr>
        </w:pPrChange>
      </w:pPr>
      <w:r>
        <w:rPr>
          <w:color w:val="000000"/>
          <w:sz w:val="36"/>
          <w:szCs w:val="36"/>
        </w:rPr>
        <w:t>磷肥不同施肥量对米粉稻产量性状的影响研究</w:t>
      </w:r>
    </w:p>
    <w:p w14:paraId="7EE04E2B">
      <w:pPr>
        <w:pStyle w:val="5"/>
        <w:ind w:right="-42"/>
        <w:jc w:val="center"/>
        <w:rPr>
          <w:del w:id="2" w:author="一文 袁" w:date="2026-05-10T11:32:00Z"/>
          <w:bCs/>
          <w:color w:val="000000"/>
          <w:sz w:val="36"/>
          <w:szCs w:val="36"/>
          <w:rPrChange w:id="3" w:author="一文 袁" w:date="2026-05-10T11:32:00Z">
            <w:rPr>
              <w:del w:id="4" w:author="一文 袁" w:date="2026-05-10T11:32:00Z"/>
              <w:bCs w:val="0"/>
              <w:sz w:val="28"/>
              <w:szCs w:val="28"/>
            </w:rPr>
          </w:rPrChange>
        </w:rPr>
        <w:pPrChange w:id="1" w:author="一文 袁" w:date="2026-05-10T11:32:00Z">
          <w:pPr>
            <w:pStyle w:val="5"/>
            <w:ind w:right="-42"/>
          </w:pPr>
        </w:pPrChange>
      </w:pPr>
    </w:p>
    <w:p w14:paraId="11B36356">
      <w:pPr>
        <w:pStyle w:val="5"/>
        <w:ind w:right="-42"/>
        <w:jc w:val="center"/>
        <w:rPr>
          <w:rFonts w:eastAsia="宋体"/>
          <w:color w:val="000000"/>
          <w:sz w:val="28"/>
          <w:szCs w:val="28"/>
        </w:rPr>
        <w:pPrChange w:id="5" w:author="一文 袁" w:date="2026-05-10T11:33:00Z">
          <w:pPr>
            <w:pStyle w:val="5"/>
            <w:ind w:right="-42"/>
          </w:pPr>
        </w:pPrChange>
      </w:pPr>
      <w:r>
        <w:rPr>
          <w:rFonts w:ascii="Times New Roman" w:hAnsi="Times New Roman"/>
          <w:bCs w:val="0"/>
          <w:sz w:val="28"/>
          <w:szCs w:val="28"/>
        </w:rPr>
        <w:t>Study</w:t>
      </w:r>
      <w:r>
        <w:rPr>
          <w:bCs w:val="0"/>
          <w:sz w:val="28"/>
          <w:szCs w:val="28"/>
        </w:rPr>
        <w:t xml:space="preserve"> </w:t>
      </w:r>
      <w:r>
        <w:rPr>
          <w:rFonts w:ascii="Times New Roman" w:hAnsi="Times New Roman"/>
          <w:bCs w:val="0"/>
          <w:sz w:val="28"/>
          <w:szCs w:val="28"/>
        </w:rPr>
        <w:t>on</w:t>
      </w:r>
      <w:r>
        <w:rPr>
          <w:bCs w:val="0"/>
          <w:sz w:val="28"/>
          <w:szCs w:val="28"/>
        </w:rPr>
        <w:t xml:space="preserve"> </w:t>
      </w:r>
      <w:r>
        <w:rPr>
          <w:rFonts w:ascii="Times New Roman" w:hAnsi="Times New Roman"/>
          <w:bCs w:val="0"/>
          <w:sz w:val="28"/>
          <w:szCs w:val="28"/>
        </w:rPr>
        <w:t>the</w:t>
      </w:r>
      <w:r>
        <w:rPr>
          <w:bCs w:val="0"/>
          <w:sz w:val="28"/>
          <w:szCs w:val="28"/>
        </w:rPr>
        <w:t xml:space="preserve"> </w:t>
      </w:r>
      <w:r>
        <w:rPr>
          <w:rFonts w:ascii="Times New Roman" w:hAnsi="Times New Roman"/>
          <w:bCs w:val="0"/>
          <w:sz w:val="28"/>
          <w:szCs w:val="28"/>
        </w:rPr>
        <w:t>effect</w:t>
      </w:r>
      <w:r>
        <w:rPr>
          <w:bCs w:val="0"/>
          <w:sz w:val="28"/>
          <w:szCs w:val="28"/>
        </w:rPr>
        <w:t xml:space="preserve"> </w:t>
      </w:r>
      <w:r>
        <w:rPr>
          <w:rFonts w:ascii="Times New Roman" w:hAnsi="Times New Roman"/>
          <w:bCs w:val="0"/>
          <w:sz w:val="28"/>
          <w:szCs w:val="28"/>
        </w:rPr>
        <w:t>of</w:t>
      </w:r>
      <w:r>
        <w:rPr>
          <w:bCs w:val="0"/>
          <w:sz w:val="28"/>
          <w:szCs w:val="28"/>
        </w:rPr>
        <w:t xml:space="preserve"> </w:t>
      </w:r>
      <w:r>
        <w:rPr>
          <w:rFonts w:ascii="Times New Roman" w:hAnsi="Times New Roman"/>
          <w:bCs w:val="0"/>
          <w:sz w:val="28"/>
          <w:szCs w:val="28"/>
        </w:rPr>
        <w:t>different</w:t>
      </w:r>
      <w:r>
        <w:rPr>
          <w:bCs w:val="0"/>
          <w:sz w:val="28"/>
          <w:szCs w:val="28"/>
        </w:rPr>
        <w:t xml:space="preserve"> </w:t>
      </w:r>
      <w:r>
        <w:rPr>
          <w:rFonts w:ascii="Times New Roman" w:hAnsi="Times New Roman"/>
          <w:bCs w:val="0"/>
          <w:sz w:val="28"/>
          <w:szCs w:val="28"/>
        </w:rPr>
        <w:t>amount</w:t>
      </w:r>
      <w:r>
        <w:rPr>
          <w:bCs w:val="0"/>
          <w:sz w:val="28"/>
          <w:szCs w:val="28"/>
        </w:rPr>
        <w:t xml:space="preserve"> </w:t>
      </w:r>
      <w:r>
        <w:rPr>
          <w:rFonts w:ascii="Times New Roman" w:hAnsi="Times New Roman"/>
          <w:bCs w:val="0"/>
          <w:sz w:val="28"/>
          <w:szCs w:val="28"/>
        </w:rPr>
        <w:t>of</w:t>
      </w:r>
      <w:r>
        <w:rPr>
          <w:bCs w:val="0"/>
          <w:sz w:val="28"/>
          <w:szCs w:val="28"/>
        </w:rPr>
        <w:t xml:space="preserve"> </w:t>
      </w:r>
      <w:r>
        <w:rPr>
          <w:rFonts w:ascii="Times New Roman" w:hAnsi="Times New Roman"/>
          <w:bCs w:val="0"/>
          <w:sz w:val="28"/>
          <w:szCs w:val="28"/>
        </w:rPr>
        <w:t>phosphate</w:t>
      </w:r>
      <w:r>
        <w:rPr>
          <w:bCs w:val="0"/>
          <w:sz w:val="28"/>
          <w:szCs w:val="28"/>
        </w:rPr>
        <w:t xml:space="preserve"> </w:t>
      </w:r>
      <w:r>
        <w:rPr>
          <w:rFonts w:ascii="Times New Roman" w:hAnsi="Times New Roman"/>
          <w:bCs w:val="0"/>
          <w:sz w:val="28"/>
          <w:szCs w:val="28"/>
        </w:rPr>
        <w:t>fertilizer</w:t>
      </w:r>
      <w:r>
        <w:rPr>
          <w:bCs w:val="0"/>
          <w:sz w:val="28"/>
          <w:szCs w:val="28"/>
        </w:rPr>
        <w:t xml:space="preserve"> </w:t>
      </w:r>
      <w:r>
        <w:rPr>
          <w:rFonts w:ascii="Times New Roman" w:hAnsi="Times New Roman"/>
          <w:bCs w:val="0"/>
          <w:sz w:val="28"/>
          <w:szCs w:val="28"/>
        </w:rPr>
        <w:t>on</w:t>
      </w:r>
      <w:r>
        <w:rPr>
          <w:bCs w:val="0"/>
          <w:sz w:val="28"/>
          <w:szCs w:val="28"/>
        </w:rPr>
        <w:t xml:space="preserve"> </w:t>
      </w:r>
      <w:r>
        <w:rPr>
          <w:rFonts w:ascii="Times New Roman" w:hAnsi="Times New Roman"/>
          <w:bCs w:val="0"/>
          <w:sz w:val="28"/>
          <w:szCs w:val="28"/>
        </w:rPr>
        <w:t>the</w:t>
      </w:r>
      <w:r>
        <w:rPr>
          <w:bCs w:val="0"/>
          <w:sz w:val="28"/>
          <w:szCs w:val="28"/>
        </w:rPr>
        <w:t xml:space="preserve"> </w:t>
      </w:r>
      <w:r>
        <w:rPr>
          <w:rFonts w:ascii="Times New Roman" w:hAnsi="Times New Roman"/>
          <w:bCs w:val="0"/>
          <w:sz w:val="28"/>
          <w:szCs w:val="28"/>
        </w:rPr>
        <w:t>yield</w:t>
      </w:r>
      <w:r>
        <w:rPr>
          <w:bCs w:val="0"/>
          <w:sz w:val="28"/>
          <w:szCs w:val="28"/>
        </w:rPr>
        <w:t xml:space="preserve"> </w:t>
      </w:r>
      <w:r>
        <w:rPr>
          <w:rFonts w:ascii="Times New Roman" w:hAnsi="Times New Roman"/>
          <w:bCs w:val="0"/>
          <w:sz w:val="28"/>
          <w:szCs w:val="28"/>
        </w:rPr>
        <w:t>traits</w:t>
      </w:r>
      <w:r>
        <w:rPr>
          <w:bCs w:val="0"/>
          <w:sz w:val="28"/>
          <w:szCs w:val="28"/>
        </w:rPr>
        <w:t xml:space="preserve"> </w:t>
      </w:r>
      <w:r>
        <w:rPr>
          <w:rFonts w:ascii="Times New Roman" w:hAnsi="Times New Roman"/>
          <w:bCs w:val="0"/>
          <w:sz w:val="28"/>
          <w:szCs w:val="28"/>
        </w:rPr>
        <w:t>of</w:t>
      </w:r>
      <w:r>
        <w:rPr>
          <w:bCs w:val="0"/>
          <w:sz w:val="28"/>
          <w:szCs w:val="28"/>
        </w:rPr>
        <w:t xml:space="preserve"> </w:t>
      </w:r>
      <w:r>
        <w:rPr>
          <w:rFonts w:ascii="Times New Roman" w:hAnsi="Times New Roman"/>
          <w:bCs w:val="0"/>
          <w:sz w:val="28"/>
          <w:szCs w:val="28"/>
        </w:rPr>
        <w:t>rice</w:t>
      </w:r>
      <w:r>
        <w:rPr>
          <w:bCs w:val="0"/>
          <w:sz w:val="28"/>
          <w:szCs w:val="28"/>
        </w:rPr>
        <w:t xml:space="preserve"> </w:t>
      </w:r>
      <w:r>
        <w:rPr>
          <w:rFonts w:ascii="Times New Roman" w:hAnsi="Times New Roman"/>
          <w:bCs w:val="0"/>
          <w:sz w:val="28"/>
          <w:szCs w:val="28"/>
        </w:rPr>
        <w:t>flour</w:t>
      </w:r>
      <w:r>
        <w:rPr>
          <w:bCs w:val="0"/>
          <w:sz w:val="28"/>
          <w:szCs w:val="28"/>
        </w:rPr>
        <w:t xml:space="preserve"> </w:t>
      </w:r>
      <w:r>
        <w:rPr>
          <w:rFonts w:ascii="Times New Roman" w:hAnsi="Times New Roman"/>
          <w:bCs w:val="0"/>
          <w:sz w:val="28"/>
          <w:szCs w:val="28"/>
        </w:rPr>
        <w:t>rice</w:t>
      </w:r>
    </w:p>
    <w:p w14:paraId="29F68B52">
      <w:pPr>
        <w:pStyle w:val="5"/>
        <w:ind w:right="-42"/>
        <w:jc w:val="center"/>
        <w:rPr>
          <w:rFonts w:eastAsia="宋体"/>
          <w:color w:val="000000"/>
          <w:sz w:val="28"/>
          <w:szCs w:val="28"/>
        </w:rPr>
      </w:pPr>
    </w:p>
    <w:p w14:paraId="724BA1A7">
      <w:pPr>
        <w:pStyle w:val="5"/>
        <w:ind w:left="840" w:hanging="840" w:hangingChars="300"/>
        <w:jc w:val="center"/>
        <w:rPr>
          <w:rFonts w:eastAsia="宋体"/>
          <w:b w:val="0"/>
          <w:bCs w:val="0"/>
          <w:color w:val="000000"/>
          <w:sz w:val="28"/>
          <w:szCs w:val="28"/>
        </w:rPr>
      </w:pPr>
    </w:p>
    <w:p w14:paraId="5A856DD7">
      <w:pPr>
        <w:ind w:firstLine="1928" w:firstLineChars="600"/>
        <w:rPr>
          <w:bCs/>
          <w:color w:val="000000"/>
          <w:sz w:val="18"/>
          <w:szCs w:val="18"/>
        </w:rPr>
      </w:pPr>
      <w:r>
        <w:rPr>
          <w:rFonts w:eastAsia="黑体"/>
          <w:b/>
          <w:bCs/>
          <w:color w:val="000000"/>
          <w:sz w:val="32"/>
          <w:szCs w:val="32"/>
        </w:rPr>
        <w:t>学生姓名</w:t>
      </w:r>
      <w:r>
        <w:rPr>
          <w:rFonts w:hAnsi="宋体"/>
          <w:b/>
          <w:bCs/>
          <w:color w:val="000000"/>
          <w:sz w:val="32"/>
          <w:szCs w:val="32"/>
        </w:rPr>
        <w:t>：</w:t>
      </w:r>
      <w:r>
        <w:rPr>
          <w:rFonts w:hint="eastAsia" w:ascii="华文楷体" w:hAnsi="华文楷体" w:eastAsia="华文楷体" w:cs="华文楷体"/>
          <w:b/>
          <w:bCs/>
          <w:color w:val="000000"/>
          <w:sz w:val="32"/>
          <w:szCs w:val="32"/>
        </w:rPr>
        <w:t>袁一文</w:t>
      </w:r>
    </w:p>
    <w:p w14:paraId="4BD3B9C8">
      <w:pPr>
        <w:ind w:firstLine="1928" w:firstLineChars="600"/>
        <w:rPr>
          <w:rFonts w:eastAsia="楷体_GB2312"/>
          <w:b/>
          <w:bCs/>
          <w:color w:val="000000"/>
          <w:sz w:val="32"/>
          <w:szCs w:val="32"/>
        </w:rPr>
      </w:pPr>
      <w:r>
        <w:rPr>
          <w:rFonts w:eastAsia="黑体"/>
          <w:b/>
          <w:bCs/>
          <w:color w:val="000000"/>
          <w:sz w:val="32"/>
          <w:szCs w:val="32"/>
        </w:rPr>
        <w:t>学</w:t>
      </w:r>
      <w:r>
        <w:rPr>
          <w:rFonts w:hint="eastAsia" w:eastAsia="黑体"/>
          <w:b/>
          <w:bCs/>
          <w:color w:val="000000"/>
          <w:sz w:val="32"/>
          <w:szCs w:val="32"/>
        </w:rPr>
        <w:t xml:space="preserve">    </w:t>
      </w:r>
      <w:r>
        <w:rPr>
          <w:rFonts w:eastAsia="黑体"/>
          <w:b/>
          <w:bCs/>
          <w:color w:val="000000"/>
          <w:sz w:val="32"/>
          <w:szCs w:val="32"/>
        </w:rPr>
        <w:t>号：</w:t>
      </w:r>
      <w:r>
        <w:rPr>
          <w:rFonts w:ascii="Times New Roman" w:hAnsi="Times New Roman" w:eastAsia="楷体_GB2312"/>
          <w:b/>
          <w:bCs/>
          <w:color w:val="000000"/>
          <w:sz w:val="32"/>
          <w:szCs w:val="32"/>
        </w:rPr>
        <w:t>20</w:t>
      </w:r>
      <w:r>
        <w:rPr>
          <w:rFonts w:hint="eastAsia" w:ascii="Times New Roman" w:hAnsi="Times New Roman" w:eastAsia="楷体_GB2312"/>
          <w:b/>
          <w:bCs/>
          <w:color w:val="000000"/>
          <w:sz w:val="32"/>
          <w:szCs w:val="32"/>
        </w:rPr>
        <w:t>2240490218</w:t>
      </w:r>
    </w:p>
    <w:p w14:paraId="148AFDFB">
      <w:pPr>
        <w:ind w:firstLine="1928" w:firstLineChars="600"/>
        <w:rPr>
          <w:rFonts w:eastAsia="黑体"/>
          <w:b/>
          <w:bCs/>
          <w:color w:val="000000"/>
          <w:sz w:val="18"/>
          <w:szCs w:val="18"/>
        </w:rPr>
      </w:pPr>
      <w:r>
        <w:rPr>
          <w:rFonts w:eastAsia="黑体"/>
          <w:b/>
          <w:bCs/>
          <w:color w:val="000000"/>
          <w:sz w:val="32"/>
          <w:szCs w:val="32"/>
        </w:rPr>
        <w:t>年级专业及班级：</w:t>
      </w:r>
      <w:r>
        <w:rPr>
          <w:rFonts w:ascii="Times New Roman" w:hAnsi="Times New Roman" w:eastAsia="楷体_GB2312"/>
          <w:b/>
          <w:bCs/>
          <w:color w:val="000000"/>
          <w:sz w:val="32"/>
          <w:szCs w:val="32"/>
        </w:rPr>
        <w:t>20</w:t>
      </w:r>
      <w:r>
        <w:rPr>
          <w:rFonts w:hint="eastAsia" w:ascii="Times New Roman" w:hAnsi="Times New Roman" w:eastAsia="楷体_GB2312"/>
          <w:b/>
          <w:bCs/>
          <w:color w:val="000000"/>
          <w:sz w:val="32"/>
          <w:szCs w:val="32"/>
        </w:rPr>
        <w:t>22</w:t>
      </w:r>
      <w:r>
        <w:rPr>
          <w:rFonts w:eastAsia="楷体_GB2312"/>
          <w:b/>
          <w:bCs/>
          <w:color w:val="000000"/>
          <w:sz w:val="32"/>
          <w:szCs w:val="32"/>
        </w:rPr>
        <w:t>级</w:t>
      </w:r>
      <w:r>
        <w:rPr>
          <w:rFonts w:hint="eastAsia" w:eastAsia="楷体_GB2312"/>
          <w:b/>
          <w:bCs/>
          <w:color w:val="000000"/>
          <w:sz w:val="32"/>
          <w:szCs w:val="32"/>
        </w:rPr>
        <w:t>种子</w:t>
      </w:r>
      <w:r>
        <w:rPr>
          <w:rFonts w:eastAsia="楷体_GB2312"/>
          <w:b/>
          <w:bCs/>
          <w:color w:val="000000"/>
          <w:sz w:val="32"/>
          <w:szCs w:val="32"/>
        </w:rPr>
        <w:t>（</w:t>
      </w:r>
      <w:r>
        <w:rPr>
          <w:rFonts w:hint="eastAsia" w:ascii="Times New Roman" w:hAnsi="Times New Roman" w:eastAsia="楷体_GB2312"/>
          <w:b/>
          <w:bCs/>
          <w:color w:val="000000"/>
          <w:sz w:val="32"/>
          <w:szCs w:val="32"/>
        </w:rPr>
        <w:t>2</w:t>
      </w:r>
      <w:r>
        <w:rPr>
          <w:rFonts w:eastAsia="楷体_GB2312"/>
          <w:b/>
          <w:bCs/>
          <w:color w:val="000000"/>
          <w:sz w:val="32"/>
          <w:szCs w:val="32"/>
        </w:rPr>
        <w:t>）班</w:t>
      </w:r>
    </w:p>
    <w:p w14:paraId="333E553C">
      <w:pPr>
        <w:ind w:firstLine="1928" w:firstLineChars="600"/>
        <w:rPr>
          <w:rFonts w:eastAsia="黑体"/>
          <w:b/>
          <w:bCs/>
          <w:color w:val="000000"/>
          <w:sz w:val="32"/>
          <w:szCs w:val="32"/>
        </w:rPr>
      </w:pPr>
      <w:r>
        <w:rPr>
          <w:rFonts w:eastAsia="黑体"/>
          <w:b/>
          <w:bCs/>
          <w:color w:val="000000"/>
          <w:sz w:val="32"/>
          <w:szCs w:val="32"/>
        </w:rPr>
        <w:t>指导老师及职称：</w:t>
      </w:r>
      <w:r>
        <w:rPr>
          <w:rFonts w:hint="eastAsia" w:eastAsia="黑体"/>
          <w:b/>
          <w:bCs/>
          <w:color w:val="000000"/>
          <w:sz w:val="32"/>
          <w:szCs w:val="32"/>
        </w:rPr>
        <w:t xml:space="preserve">胡亚军  </w:t>
      </w:r>
      <w:r>
        <w:rPr>
          <w:rFonts w:eastAsia="楷体_GB2312"/>
          <w:b/>
          <w:bCs/>
          <w:color w:val="000000"/>
          <w:sz w:val="32"/>
          <w:szCs w:val="32"/>
        </w:rPr>
        <w:t xml:space="preserve">教授 </w:t>
      </w:r>
    </w:p>
    <w:p w14:paraId="7958AA79">
      <w:pPr>
        <w:ind w:firstLine="1928" w:firstLineChars="600"/>
        <w:rPr>
          <w:rFonts w:eastAsia="楷体_GB2312"/>
          <w:b/>
          <w:bCs/>
          <w:color w:val="000000"/>
          <w:sz w:val="32"/>
          <w:szCs w:val="32"/>
        </w:rPr>
      </w:pPr>
      <w:r>
        <w:rPr>
          <w:rFonts w:eastAsia="黑体"/>
          <w:b/>
          <w:bCs/>
          <w:color w:val="000000"/>
          <w:sz w:val="32"/>
          <w:szCs w:val="32"/>
        </w:rPr>
        <w:t>学</w:t>
      </w:r>
      <w:r>
        <w:rPr>
          <w:rFonts w:hint="eastAsia" w:eastAsia="黑体"/>
          <w:b/>
          <w:bCs/>
          <w:color w:val="000000"/>
          <w:sz w:val="32"/>
          <w:szCs w:val="32"/>
        </w:rPr>
        <w:t xml:space="preserve">    </w:t>
      </w:r>
      <w:r>
        <w:rPr>
          <w:rFonts w:eastAsia="黑体"/>
          <w:b/>
          <w:bCs/>
          <w:color w:val="000000"/>
          <w:sz w:val="32"/>
          <w:szCs w:val="32"/>
        </w:rPr>
        <w:t>院：</w:t>
      </w:r>
      <w:r>
        <w:rPr>
          <w:rFonts w:hint="eastAsia" w:eastAsia="黑体"/>
          <w:b/>
          <w:bCs/>
          <w:color w:val="000000"/>
          <w:sz w:val="32"/>
          <w:szCs w:val="32"/>
        </w:rPr>
        <w:t>农</w:t>
      </w:r>
      <w:r>
        <w:rPr>
          <w:rFonts w:eastAsia="楷体_GB2312"/>
          <w:b/>
          <w:bCs/>
          <w:color w:val="000000"/>
          <w:sz w:val="32"/>
          <w:szCs w:val="32"/>
        </w:rPr>
        <w:t xml:space="preserve">学院  </w:t>
      </w:r>
    </w:p>
    <w:p w14:paraId="5990CF54">
      <w:pPr>
        <w:rPr>
          <w:rFonts w:eastAsia="楷体_GB2312"/>
          <w:b/>
          <w:bCs/>
          <w:color w:val="000000"/>
          <w:sz w:val="32"/>
          <w:szCs w:val="32"/>
        </w:rPr>
      </w:pPr>
    </w:p>
    <w:p w14:paraId="236EAE99">
      <w:pPr>
        <w:rPr>
          <w:rFonts w:eastAsia="楷体_GB2312"/>
          <w:b/>
          <w:bCs/>
          <w:color w:val="000000"/>
          <w:sz w:val="32"/>
          <w:szCs w:val="32"/>
        </w:rPr>
      </w:pPr>
    </w:p>
    <w:p w14:paraId="682CD854">
      <w:pPr>
        <w:jc w:val="center"/>
        <w:rPr>
          <w:color w:val="000000"/>
          <w:sz w:val="28"/>
          <w:szCs w:val="28"/>
        </w:rPr>
      </w:pPr>
      <w:r>
        <w:rPr>
          <w:rFonts w:eastAsia="黑体"/>
          <w:color w:val="000000"/>
          <w:sz w:val="30"/>
          <w:szCs w:val="30"/>
        </w:rPr>
        <w:t>湖南·长沙</w:t>
      </w:r>
    </w:p>
    <w:p w14:paraId="1B7409ED">
      <w:pPr>
        <w:jc w:val="center"/>
        <w:rPr>
          <w:rFonts w:eastAsia="黑体"/>
          <w:color w:val="000000"/>
          <w:sz w:val="30"/>
          <w:szCs w:val="30"/>
        </w:rPr>
      </w:pPr>
      <w:r>
        <w:rPr>
          <w:rFonts w:eastAsia="黑体"/>
          <w:color w:val="000000"/>
          <w:sz w:val="30"/>
          <w:szCs w:val="30"/>
        </w:rPr>
        <w:t>提交日期：</w:t>
      </w:r>
      <w:r>
        <w:rPr>
          <w:rFonts w:ascii="Times New Roman" w:hAnsi="Times New Roman" w:eastAsia="黑体"/>
          <w:color w:val="000000"/>
          <w:sz w:val="30"/>
          <w:szCs w:val="30"/>
        </w:rPr>
        <w:t>20</w:t>
      </w:r>
      <w:r>
        <w:rPr>
          <w:rFonts w:hint="eastAsia" w:ascii="Times New Roman" w:hAnsi="Times New Roman" w:eastAsia="黑体"/>
          <w:color w:val="000000"/>
          <w:sz w:val="30"/>
          <w:szCs w:val="30"/>
        </w:rPr>
        <w:t>26</w:t>
      </w:r>
      <w:r>
        <w:rPr>
          <w:rFonts w:eastAsia="黑体"/>
          <w:color w:val="000000"/>
          <w:sz w:val="30"/>
          <w:szCs w:val="30"/>
        </w:rPr>
        <w:t>年</w:t>
      </w:r>
      <w:r>
        <w:rPr>
          <w:rFonts w:hint="eastAsia" w:ascii="Times New Roman" w:hAnsi="Times New Roman" w:eastAsia="黑体"/>
          <w:color w:val="000000"/>
          <w:sz w:val="30"/>
          <w:szCs w:val="30"/>
        </w:rPr>
        <w:t>5</w:t>
      </w:r>
      <w:r>
        <w:rPr>
          <w:rFonts w:eastAsia="黑体"/>
          <w:color w:val="000000"/>
          <w:sz w:val="30"/>
          <w:szCs w:val="30"/>
        </w:rPr>
        <w:t>月</w:t>
      </w:r>
    </w:p>
    <w:p w14:paraId="4DAD82CB">
      <w:pPr>
        <w:jc w:val="center"/>
        <w:rPr>
          <w:rFonts w:eastAsia="黑体"/>
          <w:sz w:val="36"/>
          <w:szCs w:val="36"/>
        </w:rPr>
      </w:pPr>
    </w:p>
    <w:p w14:paraId="147F7A58">
      <w:pPr>
        <w:jc w:val="center"/>
        <w:rPr>
          <w:rFonts w:eastAsia="黑体"/>
          <w:sz w:val="36"/>
          <w:szCs w:val="36"/>
        </w:rPr>
      </w:pPr>
    </w:p>
    <w:p w14:paraId="79853837">
      <w:pPr>
        <w:jc w:val="center"/>
        <w:rPr>
          <w:rFonts w:eastAsia="黑体"/>
          <w:sz w:val="36"/>
          <w:szCs w:val="36"/>
        </w:rPr>
      </w:pPr>
      <w:r>
        <w:rPr>
          <w:rFonts w:eastAsia="黑体"/>
          <w:sz w:val="36"/>
          <w:szCs w:val="36"/>
        </w:rPr>
        <w:t>湖南农业大学全日制普通本科生毕业论文</w:t>
      </w:r>
    </w:p>
    <w:p w14:paraId="06CA834E">
      <w:pPr>
        <w:jc w:val="center"/>
        <w:rPr>
          <w:sz w:val="36"/>
          <w:szCs w:val="36"/>
        </w:rPr>
      </w:pPr>
      <w:r>
        <w:rPr>
          <w:rFonts w:eastAsia="黑体"/>
          <w:sz w:val="36"/>
          <w:szCs w:val="36"/>
        </w:rPr>
        <w:t>诚 信 声 明</w:t>
      </w:r>
    </w:p>
    <w:p w14:paraId="221BFB6A">
      <w:pPr>
        <w:rPr>
          <w:sz w:val="28"/>
          <w:szCs w:val="28"/>
        </w:rPr>
      </w:pPr>
    </w:p>
    <w:p w14:paraId="2688CE34">
      <w:pPr>
        <w:rPr>
          <w:sz w:val="28"/>
          <w:szCs w:val="28"/>
        </w:rPr>
      </w:pPr>
    </w:p>
    <w:p w14:paraId="695B594F">
      <w:pPr>
        <w:spacing w:line="360" w:lineRule="auto"/>
        <w:ind w:firstLine="480" w:firstLineChars="200"/>
        <w:rPr>
          <w:sz w:val="24"/>
        </w:rPr>
      </w:pPr>
      <w:r>
        <w:rPr>
          <w:rFonts w:hAnsi="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707E2348">
      <w:pPr>
        <w:ind w:firstLine="435"/>
        <w:rPr>
          <w:sz w:val="28"/>
          <w:szCs w:val="28"/>
        </w:rPr>
      </w:pPr>
    </w:p>
    <w:p w14:paraId="321C7D77">
      <w:pPr>
        <w:ind w:firstLine="435"/>
        <w:rPr>
          <w:sz w:val="28"/>
          <w:szCs w:val="28"/>
        </w:rPr>
      </w:pPr>
    </w:p>
    <w:p w14:paraId="0A05FEE6">
      <w:pPr>
        <w:rPr>
          <w:sz w:val="28"/>
          <w:szCs w:val="28"/>
        </w:rPr>
      </w:pPr>
    </w:p>
    <w:p w14:paraId="231067AB">
      <w:pPr>
        <w:ind w:firstLine="435"/>
        <w:rPr>
          <w:sz w:val="28"/>
          <w:szCs w:val="28"/>
        </w:rPr>
      </w:pPr>
      <w:r>
        <w:rPr>
          <w:sz w:val="28"/>
          <w:szCs w:val="28"/>
        </w:rPr>
        <w:t xml:space="preserve">                    </w:t>
      </w:r>
      <w:r>
        <w:rPr>
          <w:rFonts w:hAnsi="宋体"/>
          <w:sz w:val="28"/>
          <w:szCs w:val="28"/>
        </w:rPr>
        <w:t>毕业论文（设计）作者签名：</w:t>
      </w:r>
    </w:p>
    <w:p w14:paraId="4765C1BE">
      <w:pPr>
        <w:autoSpaceDE w:val="0"/>
        <w:autoSpaceDN w:val="0"/>
        <w:adjustRightInd w:val="0"/>
        <w:rPr>
          <w:kern w:val="0"/>
          <w:sz w:val="24"/>
        </w:rPr>
      </w:pPr>
      <w:r>
        <w:rPr>
          <w:sz w:val="28"/>
          <w:szCs w:val="28"/>
        </w:rPr>
        <w:t xml:space="preserve">                                       </w:t>
      </w:r>
      <w:r>
        <w:rPr>
          <w:rFonts w:hAnsi="宋体"/>
          <w:sz w:val="28"/>
          <w:szCs w:val="28"/>
        </w:rPr>
        <w:t>年</w:t>
      </w:r>
      <w:r>
        <w:rPr>
          <w:sz w:val="28"/>
          <w:szCs w:val="28"/>
        </w:rPr>
        <w:t xml:space="preserve">    </w:t>
      </w:r>
      <w:r>
        <w:rPr>
          <w:rFonts w:hAnsi="宋体"/>
          <w:sz w:val="28"/>
          <w:szCs w:val="28"/>
        </w:rPr>
        <w:t>月</w:t>
      </w:r>
      <w:r>
        <w:rPr>
          <w:sz w:val="28"/>
          <w:szCs w:val="28"/>
        </w:rPr>
        <w:t xml:space="preserve">    </w:t>
      </w:r>
      <w:r>
        <w:rPr>
          <w:rFonts w:hAnsi="宋体"/>
          <w:sz w:val="28"/>
          <w:szCs w:val="28"/>
        </w:rPr>
        <w:t>日</w:t>
      </w:r>
    </w:p>
    <w:p w14:paraId="25C67FD3"/>
    <w:p w14:paraId="4B228769">
      <w:pPr>
        <w:ind w:firstLine="1620" w:firstLineChars="900"/>
        <w:rPr>
          <w:color w:val="000000"/>
          <w:sz w:val="18"/>
          <w:szCs w:val="18"/>
        </w:rPr>
      </w:pPr>
    </w:p>
    <w:p w14:paraId="06B1A51C">
      <w:pPr>
        <w:ind w:firstLine="1620" w:firstLineChars="900"/>
        <w:rPr>
          <w:color w:val="000000"/>
          <w:sz w:val="18"/>
          <w:szCs w:val="18"/>
        </w:rPr>
      </w:pPr>
    </w:p>
    <w:p w14:paraId="6817CE1B">
      <w:pPr>
        <w:ind w:firstLine="1620" w:firstLineChars="900"/>
        <w:rPr>
          <w:color w:val="000000"/>
          <w:sz w:val="18"/>
          <w:szCs w:val="18"/>
        </w:rPr>
      </w:pPr>
    </w:p>
    <w:p w14:paraId="744ABEB8">
      <w:pPr>
        <w:ind w:firstLine="1620" w:firstLineChars="900"/>
        <w:rPr>
          <w:color w:val="000000"/>
          <w:sz w:val="18"/>
          <w:szCs w:val="18"/>
        </w:rPr>
      </w:pPr>
    </w:p>
    <w:p w14:paraId="72837BAC">
      <w:pPr>
        <w:ind w:firstLine="1620" w:firstLineChars="900"/>
        <w:rPr>
          <w:color w:val="000000"/>
          <w:sz w:val="18"/>
          <w:szCs w:val="18"/>
        </w:rPr>
      </w:pPr>
    </w:p>
    <w:p w14:paraId="392C65CD">
      <w:pPr>
        <w:ind w:firstLine="1620" w:firstLineChars="900"/>
        <w:rPr>
          <w:color w:val="000000"/>
          <w:sz w:val="18"/>
          <w:szCs w:val="18"/>
        </w:rPr>
      </w:pPr>
    </w:p>
    <w:p w14:paraId="774A4E19">
      <w:pPr>
        <w:ind w:firstLine="1620" w:firstLineChars="900"/>
        <w:rPr>
          <w:color w:val="000000"/>
          <w:sz w:val="18"/>
          <w:szCs w:val="18"/>
        </w:rPr>
      </w:pPr>
    </w:p>
    <w:p w14:paraId="78A3131C">
      <w:pPr>
        <w:ind w:firstLine="1620" w:firstLineChars="900"/>
        <w:rPr>
          <w:color w:val="000000"/>
          <w:sz w:val="18"/>
          <w:szCs w:val="18"/>
        </w:rPr>
      </w:pPr>
    </w:p>
    <w:p w14:paraId="23210718">
      <w:pPr>
        <w:ind w:firstLine="1620" w:firstLineChars="900"/>
        <w:rPr>
          <w:color w:val="000000"/>
          <w:sz w:val="18"/>
          <w:szCs w:val="18"/>
        </w:rPr>
      </w:pPr>
    </w:p>
    <w:p w14:paraId="4519E92D">
      <w:pPr>
        <w:ind w:firstLine="1620" w:firstLineChars="900"/>
        <w:rPr>
          <w:color w:val="000000"/>
          <w:sz w:val="18"/>
          <w:szCs w:val="18"/>
        </w:rPr>
      </w:pPr>
    </w:p>
    <w:p w14:paraId="0E134BCD">
      <w:pPr>
        <w:ind w:firstLine="1620" w:firstLineChars="900"/>
        <w:rPr>
          <w:color w:val="000000"/>
          <w:sz w:val="18"/>
          <w:szCs w:val="18"/>
        </w:rPr>
      </w:pPr>
    </w:p>
    <w:p w14:paraId="154FB2E5">
      <w:pPr>
        <w:ind w:firstLine="1620" w:firstLineChars="900"/>
        <w:rPr>
          <w:color w:val="000000"/>
          <w:sz w:val="18"/>
          <w:szCs w:val="18"/>
        </w:rPr>
      </w:pPr>
    </w:p>
    <w:p w14:paraId="2D8EB03E">
      <w:pPr>
        <w:ind w:firstLine="1620" w:firstLineChars="900"/>
        <w:rPr>
          <w:color w:val="000000"/>
          <w:sz w:val="18"/>
          <w:szCs w:val="18"/>
        </w:rPr>
      </w:pPr>
    </w:p>
    <w:p w14:paraId="560C0513">
      <w:pPr>
        <w:ind w:firstLine="1620" w:firstLineChars="900"/>
        <w:rPr>
          <w:color w:val="000000"/>
          <w:sz w:val="18"/>
          <w:szCs w:val="18"/>
        </w:rPr>
      </w:pPr>
    </w:p>
    <w:p w14:paraId="262B9FD7">
      <w:pPr>
        <w:ind w:firstLine="1620" w:firstLineChars="900"/>
        <w:rPr>
          <w:color w:val="000000"/>
          <w:sz w:val="18"/>
          <w:szCs w:val="18"/>
        </w:rPr>
      </w:pPr>
    </w:p>
    <w:p w14:paraId="729FD132">
      <w:pPr>
        <w:ind w:firstLine="1620" w:firstLineChars="900"/>
        <w:rPr>
          <w:color w:val="000000"/>
          <w:sz w:val="18"/>
          <w:szCs w:val="18"/>
        </w:rPr>
      </w:pPr>
    </w:p>
    <w:p w14:paraId="7829600D">
      <w:pPr>
        <w:ind w:firstLine="1620" w:firstLineChars="900"/>
        <w:rPr>
          <w:color w:val="000000"/>
          <w:sz w:val="18"/>
          <w:szCs w:val="18"/>
        </w:rPr>
      </w:pPr>
    </w:p>
    <w:p w14:paraId="6656BA59">
      <w:pPr>
        <w:spacing w:line="460" w:lineRule="exact"/>
        <w:rPr>
          <w:color w:val="000000"/>
          <w:spacing w:val="-6"/>
          <w:sz w:val="24"/>
        </w:rPr>
      </w:pPr>
      <w:r>
        <w:rPr>
          <w:color w:val="000000"/>
          <w:spacing w:val="-6"/>
          <w:sz w:val="24"/>
        </w:rPr>
        <w:t xml:space="preserve">  </w:t>
      </w:r>
    </w:p>
    <w:p w14:paraId="29BBA0F0">
      <w:pPr>
        <w:spacing w:line="460" w:lineRule="exact"/>
        <w:rPr>
          <w:color w:val="000000"/>
          <w:spacing w:val="-6"/>
          <w:sz w:val="24"/>
        </w:rPr>
      </w:pPr>
    </w:p>
    <w:p w14:paraId="2837CA44">
      <w:pPr>
        <w:autoSpaceDE w:val="0"/>
        <w:autoSpaceDN w:val="0"/>
        <w:adjustRightInd w:val="0"/>
        <w:spacing w:line="460" w:lineRule="exact"/>
        <w:jc w:val="center"/>
        <w:rPr>
          <w:rFonts w:hint="eastAsia" w:hAnsi="宋体"/>
          <w:kern w:val="0"/>
          <w:sz w:val="24"/>
        </w:rPr>
      </w:pPr>
      <w:r>
        <w:rPr>
          <w:rFonts w:hint="eastAsia" w:hAnsi="宋体"/>
          <w:kern w:val="0"/>
          <w:sz w:val="24"/>
        </w:rPr>
        <w:t xml:space="preserve"> </w:t>
      </w:r>
    </w:p>
    <w:p w14:paraId="34A05E0D">
      <w:pPr>
        <w:autoSpaceDE w:val="0"/>
        <w:autoSpaceDN w:val="0"/>
        <w:adjustRightInd w:val="0"/>
        <w:spacing w:line="460" w:lineRule="exact"/>
        <w:jc w:val="center"/>
        <w:rPr>
          <w:rFonts w:hint="eastAsia" w:hAnsi="宋体"/>
          <w:kern w:val="0"/>
          <w:sz w:val="24"/>
        </w:rPr>
      </w:pPr>
    </w:p>
    <w:p w14:paraId="7B484DE9">
      <w:pPr>
        <w:autoSpaceDE w:val="0"/>
        <w:autoSpaceDN w:val="0"/>
        <w:adjustRightInd w:val="0"/>
        <w:spacing w:line="460" w:lineRule="exact"/>
        <w:jc w:val="center"/>
        <w:rPr>
          <w:rFonts w:hint="eastAsia" w:hAnsi="宋体"/>
          <w:kern w:val="0"/>
          <w:sz w:val="24"/>
        </w:rPr>
      </w:pPr>
    </w:p>
    <w:p w14:paraId="397B7BBC">
      <w:pPr>
        <w:autoSpaceDE w:val="0"/>
        <w:autoSpaceDN w:val="0"/>
        <w:adjustRightInd w:val="0"/>
        <w:spacing w:line="460" w:lineRule="exact"/>
        <w:jc w:val="center"/>
        <w:rPr>
          <w:kern w:val="0"/>
          <w:sz w:val="24"/>
        </w:rPr>
      </w:pPr>
    </w:p>
    <w:sdt>
      <w:sdtPr>
        <w:rPr>
          <w:rFonts w:ascii="Times New Roman" w:hAnsi="Times New Roman" w:eastAsia="宋体" w:cs="Times New Roman"/>
          <w:color w:val="auto"/>
          <w:kern w:val="2"/>
          <w:sz w:val="21"/>
          <w:szCs w:val="24"/>
          <w:lang w:val="zh-CN"/>
        </w:rPr>
        <w:id w:val="218566648"/>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63E89A39">
          <w:pPr>
            <w:pStyle w:val="27"/>
            <w:jc w:val="center"/>
            <w:rPr>
              <w:rFonts w:hint="eastAsia"/>
              <w:lang w:val="zh-CN"/>
            </w:rPr>
          </w:pPr>
        </w:p>
        <w:p w14:paraId="313A1D36">
          <w:pPr>
            <w:rPr>
              <w:lang w:val="zh-CN"/>
            </w:rPr>
          </w:pPr>
        </w:p>
        <w:p w14:paraId="6748B679">
          <w:pPr>
            <w:rPr>
              <w:lang w:val="zh-CN"/>
            </w:rPr>
          </w:pPr>
        </w:p>
        <w:p w14:paraId="191DD7D3">
          <w:pPr>
            <w:pStyle w:val="27"/>
            <w:jc w:val="center"/>
            <w:rPr>
              <w:rFonts w:hint="eastAsia" w:ascii="黑体" w:hAnsi="黑体" w:eastAsia="黑体"/>
              <w:color w:val="000000" w:themeColor="text1"/>
              <w:sz w:val="44"/>
              <w:szCs w:val="44"/>
              <w:lang w:val="zh-CN"/>
              <w14:textFill>
                <w14:solidFill>
                  <w14:schemeClr w14:val="tx1"/>
                </w14:solidFill>
              </w14:textFill>
            </w:rPr>
          </w:pPr>
          <w:r>
            <w:rPr>
              <w:rFonts w:ascii="黑体" w:hAnsi="黑体" w:eastAsia="黑体"/>
              <w:color w:val="000000" w:themeColor="text1"/>
              <w:sz w:val="44"/>
              <w:szCs w:val="44"/>
              <w:lang w:val="zh-CN"/>
              <w14:textFill>
                <w14:solidFill>
                  <w14:schemeClr w14:val="tx1"/>
                </w14:solidFill>
              </w14:textFill>
            </w:rPr>
            <w:t>目录</w:t>
          </w:r>
        </w:p>
        <w:p w14:paraId="24731B9D">
          <w:pPr>
            <w:rPr>
              <w:lang w:val="zh-CN"/>
            </w:rPr>
          </w:pPr>
        </w:p>
        <w:p w14:paraId="173D2C5E">
          <w:pPr>
            <w:rPr>
              <w:lang w:val="zh-CN"/>
            </w:rPr>
          </w:pPr>
        </w:p>
        <w:p w14:paraId="7B00CA4B">
          <w:pPr>
            <w:pStyle w:val="10"/>
            <w:tabs>
              <w:tab w:val="right" w:leader="dot" w:pos="8958"/>
            </w:tabs>
          </w:pPr>
          <w:r>
            <w:fldChar w:fldCharType="begin"/>
          </w:r>
          <w:r>
            <w:instrText xml:space="preserve"> TOC \o "1-3" \h \z \u </w:instrText>
          </w:r>
          <w:r>
            <w:fldChar w:fldCharType="separate"/>
          </w:r>
          <w:r>
            <w:fldChar w:fldCharType="begin"/>
          </w:r>
          <w:r>
            <w:instrText xml:space="preserve"> HYPERLINK \l _Toc370 </w:instrText>
          </w:r>
          <w:r>
            <w:fldChar w:fldCharType="separate"/>
          </w:r>
          <w:r>
            <w:rPr>
              <w:rFonts w:ascii="Times New Roman" w:hAnsi="Times New Roman" w:eastAsia="黑体"/>
              <w:szCs w:val="30"/>
            </w:rPr>
            <w:t>1</w:t>
          </w:r>
          <w:r>
            <w:rPr>
              <w:rFonts w:hint="eastAsia" w:eastAsia="黑体"/>
              <w:szCs w:val="30"/>
            </w:rPr>
            <w:t xml:space="preserve"> </w:t>
          </w:r>
          <w:r>
            <w:rPr>
              <w:rFonts w:eastAsia="黑体"/>
              <w:szCs w:val="30"/>
            </w:rPr>
            <w:t xml:space="preserve">前言  </w:t>
          </w:r>
          <w:r>
            <w:rPr>
              <w:rFonts w:hint="eastAsia" w:eastAsia="黑体"/>
              <w:szCs w:val="30"/>
            </w:rPr>
            <w:t xml:space="preserve"> </w:t>
          </w:r>
          <w:r>
            <w:tab/>
          </w:r>
          <w:r>
            <w:fldChar w:fldCharType="begin"/>
          </w:r>
          <w:r>
            <w:instrText xml:space="preserve"> PAGEREF _Toc370 \h </w:instrText>
          </w:r>
          <w:r>
            <w:fldChar w:fldCharType="separate"/>
          </w:r>
          <w:r>
            <w:rPr>
              <w:rFonts w:ascii="Times New Roman" w:hAnsi="Times New Roman"/>
            </w:rPr>
            <w:t>5</w:t>
          </w:r>
          <w:r>
            <w:fldChar w:fldCharType="end"/>
          </w:r>
          <w:r>
            <w:fldChar w:fldCharType="end"/>
          </w:r>
        </w:p>
        <w:p w14:paraId="46EADD2B">
          <w:pPr>
            <w:pStyle w:val="11"/>
            <w:tabs>
              <w:tab w:val="right" w:leader="dot" w:pos="8958"/>
            </w:tabs>
            <w:ind w:left="0" w:leftChars="0" w:firstLine="0" w:firstLineChars="0"/>
          </w:pPr>
          <w:r>
            <w:rPr>
              <w:bCs/>
              <w:lang w:val="zh-CN"/>
            </w:rPr>
            <w:fldChar w:fldCharType="begin"/>
          </w:r>
          <w:r>
            <w:rPr>
              <w:bCs/>
              <w:lang w:val="zh-CN"/>
            </w:rPr>
            <w:instrText xml:space="preserve"> HYPERLINK \l _Toc9809 </w:instrText>
          </w:r>
          <w:r>
            <w:rPr>
              <w:bCs/>
              <w:lang w:val="zh-CN"/>
            </w:rPr>
            <w:fldChar w:fldCharType="separate"/>
          </w:r>
          <w:r>
            <w:rPr>
              <w:rFonts w:hint="eastAsia" w:ascii="Times New Roman" w:hAnsi="Times New Roman" w:eastAsia="黑体"/>
              <w:szCs w:val="28"/>
            </w:rPr>
            <w:t>1</w:t>
          </w:r>
          <w:r>
            <w:rPr>
              <w:rFonts w:hint="eastAsia" w:eastAsia="黑体"/>
              <w:szCs w:val="28"/>
            </w:rPr>
            <w:t>.</w:t>
          </w:r>
          <w:r>
            <w:rPr>
              <w:rFonts w:hint="eastAsia" w:ascii="Times New Roman" w:hAnsi="Times New Roman" w:eastAsia="黑体"/>
              <w:szCs w:val="28"/>
            </w:rPr>
            <w:t>1</w:t>
          </w:r>
          <w:r>
            <w:rPr>
              <w:rFonts w:hint="eastAsia" w:eastAsia="黑体"/>
              <w:szCs w:val="28"/>
            </w:rPr>
            <w:t xml:space="preserve"> 研究背景与意义</w:t>
          </w:r>
          <w:r>
            <w:tab/>
          </w:r>
          <w:r>
            <w:fldChar w:fldCharType="begin"/>
          </w:r>
          <w:r>
            <w:instrText xml:space="preserve"> PAGEREF _Toc9809 \h </w:instrText>
          </w:r>
          <w:r>
            <w:fldChar w:fldCharType="separate"/>
          </w:r>
          <w:r>
            <w:rPr>
              <w:rFonts w:ascii="Times New Roman" w:hAnsi="Times New Roman"/>
            </w:rPr>
            <w:t>5</w:t>
          </w:r>
          <w:r>
            <w:fldChar w:fldCharType="end"/>
          </w:r>
          <w:r>
            <w:rPr>
              <w:bCs/>
              <w:lang w:val="zh-CN"/>
            </w:rPr>
            <w:fldChar w:fldCharType="end"/>
          </w:r>
        </w:p>
        <w:p w14:paraId="549F02B4">
          <w:pPr>
            <w:pStyle w:val="11"/>
            <w:tabs>
              <w:tab w:val="right" w:leader="dot" w:pos="8958"/>
            </w:tabs>
            <w:ind w:left="0" w:leftChars="0" w:firstLine="0" w:firstLineChars="0"/>
          </w:pPr>
          <w:r>
            <w:rPr>
              <w:bCs/>
              <w:lang w:val="zh-CN"/>
            </w:rPr>
            <w:fldChar w:fldCharType="begin"/>
          </w:r>
          <w:r>
            <w:rPr>
              <w:bCs/>
              <w:lang w:val="zh-CN"/>
            </w:rPr>
            <w:instrText xml:space="preserve"> HYPERLINK \l _Toc4657 </w:instrText>
          </w:r>
          <w:r>
            <w:rPr>
              <w:bCs/>
              <w:lang w:val="zh-CN"/>
            </w:rPr>
            <w:fldChar w:fldCharType="separate"/>
          </w:r>
          <w:r>
            <w:rPr>
              <w:rFonts w:hint="eastAsia" w:ascii="Times New Roman" w:hAnsi="Times New Roman" w:eastAsia="黑体"/>
              <w:szCs w:val="28"/>
            </w:rPr>
            <w:t>1</w:t>
          </w:r>
          <w:r>
            <w:rPr>
              <w:rFonts w:hint="eastAsia" w:eastAsia="黑体"/>
              <w:szCs w:val="28"/>
            </w:rPr>
            <w:t>.</w:t>
          </w:r>
          <w:r>
            <w:rPr>
              <w:rFonts w:hint="eastAsia" w:ascii="Times New Roman" w:hAnsi="Times New Roman" w:eastAsia="黑体"/>
              <w:szCs w:val="28"/>
            </w:rPr>
            <w:t>2</w:t>
          </w:r>
          <w:r>
            <w:rPr>
              <w:rFonts w:hint="eastAsia" w:eastAsia="黑体"/>
              <w:szCs w:val="28"/>
            </w:rPr>
            <w:t xml:space="preserve"> </w:t>
          </w:r>
          <w:r>
            <w:rPr>
              <w:rFonts w:hint="eastAsia" w:eastAsia="黑体"/>
              <w:szCs w:val="28"/>
              <w:lang w:val="en-US" w:eastAsia="zh-CN"/>
            </w:rPr>
            <w:t>国内外研究进展</w:t>
          </w:r>
          <w:r>
            <w:tab/>
          </w:r>
          <w:r>
            <w:fldChar w:fldCharType="begin"/>
          </w:r>
          <w:r>
            <w:instrText xml:space="preserve"> PAGEREF _Toc4657 \h </w:instrText>
          </w:r>
          <w:r>
            <w:fldChar w:fldCharType="separate"/>
          </w:r>
          <w:r>
            <w:rPr>
              <w:rFonts w:ascii="Times New Roman" w:hAnsi="Times New Roman"/>
            </w:rPr>
            <w:t>6</w:t>
          </w:r>
          <w:r>
            <w:fldChar w:fldCharType="end"/>
          </w:r>
          <w:r>
            <w:rPr>
              <w:bCs/>
              <w:lang w:val="zh-CN"/>
            </w:rPr>
            <w:fldChar w:fldCharType="end"/>
          </w:r>
        </w:p>
        <w:p w14:paraId="02491531">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_Toc20749 </w:instrText>
          </w:r>
          <w:r>
            <w:rPr>
              <w:bCs/>
              <w:lang w:val="zh-CN"/>
            </w:rPr>
            <w:fldChar w:fldCharType="separate"/>
          </w:r>
          <w:r>
            <w:rPr>
              <w:rFonts w:hint="eastAsia" w:ascii="Times New Roman" w:hAnsi="Times New Roman" w:eastAsia="黑体"/>
              <w:kern w:val="0"/>
              <w:szCs w:val="22"/>
              <w:lang w:val="en-US" w:eastAsia="zh-CN"/>
            </w:rPr>
            <w:t>1</w:t>
          </w:r>
          <w:r>
            <w:rPr>
              <w:rFonts w:hint="eastAsia" w:eastAsia="黑体"/>
              <w:kern w:val="0"/>
              <w:szCs w:val="22"/>
              <w:lang w:val="en-US" w:eastAsia="zh-CN"/>
            </w:rPr>
            <w:t>.</w:t>
          </w:r>
          <w:r>
            <w:rPr>
              <w:rFonts w:hint="eastAsia" w:ascii="Times New Roman" w:hAnsi="Times New Roman" w:eastAsia="黑体"/>
              <w:kern w:val="0"/>
              <w:szCs w:val="22"/>
              <w:lang w:val="en-US" w:eastAsia="zh-CN"/>
            </w:rPr>
            <w:t>2</w:t>
          </w:r>
          <w:r>
            <w:rPr>
              <w:rFonts w:hint="eastAsia" w:eastAsia="黑体"/>
              <w:kern w:val="0"/>
              <w:szCs w:val="22"/>
              <w:lang w:val="en-US" w:eastAsia="zh-CN"/>
            </w:rPr>
            <w:t>.</w:t>
          </w:r>
          <w:r>
            <w:rPr>
              <w:rFonts w:hint="eastAsia" w:ascii="Times New Roman" w:hAnsi="Times New Roman" w:eastAsia="黑体"/>
              <w:kern w:val="0"/>
              <w:szCs w:val="22"/>
              <w:lang w:val="en-US" w:eastAsia="zh-CN"/>
            </w:rPr>
            <w:t>1</w:t>
          </w:r>
          <w:r>
            <w:rPr>
              <w:rFonts w:hint="eastAsia" w:eastAsia="黑体"/>
              <w:kern w:val="0"/>
              <w:szCs w:val="22"/>
              <w:lang w:val="en-US" w:eastAsia="zh-CN"/>
            </w:rPr>
            <w:t xml:space="preserve"> </w:t>
          </w:r>
          <w:r>
            <w:rPr>
              <w:rFonts w:hint="eastAsia" w:eastAsia="黑体"/>
              <w:kern w:val="0"/>
              <w:szCs w:val="22"/>
            </w:rPr>
            <w:t>磷肥应用现状</w:t>
          </w:r>
          <w:r>
            <w:tab/>
          </w:r>
          <w:r>
            <w:fldChar w:fldCharType="begin"/>
          </w:r>
          <w:r>
            <w:instrText xml:space="preserve"> PAGEREF _Toc20749 \h </w:instrText>
          </w:r>
          <w:r>
            <w:fldChar w:fldCharType="separate"/>
          </w:r>
          <w:r>
            <w:rPr>
              <w:rFonts w:ascii="Times New Roman" w:hAnsi="Times New Roman"/>
            </w:rPr>
            <w:t>6</w:t>
          </w:r>
          <w:r>
            <w:fldChar w:fldCharType="end"/>
          </w:r>
          <w:r>
            <w:rPr>
              <w:bCs/>
              <w:lang w:val="zh-CN"/>
            </w:rPr>
            <w:fldChar w:fldCharType="end"/>
          </w:r>
        </w:p>
        <w:p w14:paraId="1FB1BA23">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_Toc5937 </w:instrText>
          </w:r>
          <w:r>
            <w:rPr>
              <w:bCs/>
              <w:lang w:val="zh-CN"/>
            </w:rPr>
            <w:fldChar w:fldCharType="separate"/>
          </w:r>
          <w:r>
            <w:rPr>
              <w:rFonts w:hint="eastAsia" w:ascii="Times New Roman" w:hAnsi="Times New Roman" w:eastAsia="黑体"/>
              <w:kern w:val="0"/>
              <w:szCs w:val="22"/>
            </w:rPr>
            <w:t>1</w:t>
          </w:r>
          <w:r>
            <w:rPr>
              <w:rFonts w:hint="eastAsia" w:eastAsia="黑体"/>
              <w:kern w:val="0"/>
              <w:szCs w:val="22"/>
            </w:rPr>
            <w:t>.</w:t>
          </w:r>
          <w:r>
            <w:rPr>
              <w:rFonts w:hint="eastAsia" w:ascii="Times New Roman" w:hAnsi="Times New Roman" w:eastAsia="黑体"/>
              <w:kern w:val="0"/>
              <w:szCs w:val="22"/>
              <w:lang w:val="en-US" w:eastAsia="zh-CN"/>
            </w:rPr>
            <w:t>2</w:t>
          </w:r>
          <w:r>
            <w:rPr>
              <w:rFonts w:hint="eastAsia" w:eastAsia="黑体"/>
              <w:kern w:val="0"/>
              <w:szCs w:val="22"/>
              <w:lang w:val="en-US" w:eastAsia="zh-CN"/>
            </w:rPr>
            <w:t>.</w:t>
          </w:r>
          <w:r>
            <w:rPr>
              <w:rFonts w:hint="eastAsia" w:ascii="Times New Roman" w:hAnsi="Times New Roman" w:eastAsia="黑体"/>
              <w:kern w:val="0"/>
              <w:szCs w:val="22"/>
              <w:lang w:val="en-US" w:eastAsia="zh-CN"/>
            </w:rPr>
            <w:t>2</w:t>
          </w:r>
          <w:r>
            <w:rPr>
              <w:rFonts w:hint="eastAsia" w:eastAsia="黑体"/>
              <w:kern w:val="0"/>
              <w:szCs w:val="22"/>
              <w:lang w:val="en-US" w:eastAsia="zh-CN"/>
            </w:rPr>
            <w:t xml:space="preserve"> 磷肥施用对产量性状的影响</w:t>
          </w:r>
          <w:r>
            <w:tab/>
          </w:r>
          <w:r>
            <w:fldChar w:fldCharType="begin"/>
          </w:r>
          <w:r>
            <w:instrText xml:space="preserve"> PAGEREF _Toc5937 \h </w:instrText>
          </w:r>
          <w:r>
            <w:fldChar w:fldCharType="separate"/>
          </w:r>
          <w:r>
            <w:rPr>
              <w:rFonts w:ascii="Times New Roman" w:hAnsi="Times New Roman"/>
            </w:rPr>
            <w:t>7</w:t>
          </w:r>
          <w:r>
            <w:fldChar w:fldCharType="end"/>
          </w:r>
          <w:r>
            <w:rPr>
              <w:bCs/>
              <w:lang w:val="zh-CN"/>
            </w:rPr>
            <w:fldChar w:fldCharType="end"/>
          </w:r>
        </w:p>
        <w:p w14:paraId="49DDCE1E">
          <w:pPr>
            <w:pStyle w:val="11"/>
            <w:tabs>
              <w:tab w:val="right" w:leader="dot" w:pos="8958"/>
            </w:tabs>
            <w:ind w:left="0" w:leftChars="0" w:firstLine="0" w:firstLineChars="0"/>
          </w:pPr>
          <w:r>
            <w:rPr>
              <w:bCs/>
              <w:lang w:val="zh-CN"/>
            </w:rPr>
            <w:fldChar w:fldCharType="begin"/>
          </w:r>
          <w:r>
            <w:rPr>
              <w:bCs/>
              <w:lang w:val="zh-CN"/>
            </w:rPr>
            <w:instrText xml:space="preserve"> HYPERLINK \l _Toc24074 </w:instrText>
          </w:r>
          <w:r>
            <w:rPr>
              <w:bCs/>
              <w:lang w:val="zh-CN"/>
            </w:rPr>
            <w:fldChar w:fldCharType="separate"/>
          </w:r>
          <w:r>
            <w:rPr>
              <w:rFonts w:hint="eastAsia" w:ascii="Times New Roman" w:hAnsi="Times New Roman" w:eastAsia="黑体"/>
              <w:szCs w:val="28"/>
            </w:rPr>
            <w:t>1</w:t>
          </w:r>
          <w:r>
            <w:rPr>
              <w:rFonts w:hint="eastAsia" w:eastAsia="黑体"/>
              <w:szCs w:val="28"/>
            </w:rPr>
            <w:t>.</w:t>
          </w:r>
          <w:r>
            <w:rPr>
              <w:rFonts w:hint="eastAsia" w:ascii="Times New Roman" w:hAnsi="Times New Roman" w:eastAsia="黑体"/>
              <w:szCs w:val="28"/>
              <w:lang w:val="en-US" w:eastAsia="zh-CN"/>
            </w:rPr>
            <w:t>3</w:t>
          </w:r>
          <w:r>
            <w:rPr>
              <w:rFonts w:hint="eastAsia" w:eastAsia="黑体"/>
              <w:szCs w:val="28"/>
            </w:rPr>
            <w:t xml:space="preserve"> 研究目的与内容</w:t>
          </w:r>
          <w:r>
            <w:tab/>
          </w:r>
          <w:r>
            <w:fldChar w:fldCharType="begin"/>
          </w:r>
          <w:r>
            <w:instrText xml:space="preserve"> PAGEREF _Toc24074 \h </w:instrText>
          </w:r>
          <w:r>
            <w:fldChar w:fldCharType="separate"/>
          </w:r>
          <w:r>
            <w:rPr>
              <w:rFonts w:ascii="Times New Roman" w:hAnsi="Times New Roman"/>
            </w:rPr>
            <w:t>7</w:t>
          </w:r>
          <w:r>
            <w:fldChar w:fldCharType="end"/>
          </w:r>
          <w:r>
            <w:rPr>
              <w:bCs/>
              <w:lang w:val="zh-CN"/>
            </w:rPr>
            <w:fldChar w:fldCharType="end"/>
          </w:r>
        </w:p>
        <w:p w14:paraId="68112BF5">
          <w:pPr>
            <w:pStyle w:val="10"/>
            <w:tabs>
              <w:tab w:val="right" w:leader="dot" w:pos="8958"/>
            </w:tabs>
          </w:pPr>
          <w:r>
            <w:rPr>
              <w:bCs/>
              <w:lang w:val="zh-CN"/>
            </w:rPr>
            <w:fldChar w:fldCharType="begin"/>
          </w:r>
          <w:r>
            <w:rPr>
              <w:bCs/>
              <w:lang w:val="zh-CN"/>
            </w:rPr>
            <w:instrText xml:space="preserve"> HYPERLINK \l _Toc6500 </w:instrText>
          </w:r>
          <w:r>
            <w:rPr>
              <w:bCs/>
              <w:lang w:val="zh-CN"/>
            </w:rPr>
            <w:fldChar w:fldCharType="separate"/>
          </w:r>
          <w:r>
            <w:rPr>
              <w:rFonts w:ascii="Times New Roman" w:hAnsi="Times New Roman" w:eastAsia="黑体"/>
              <w:szCs w:val="30"/>
            </w:rPr>
            <w:t>2</w:t>
          </w:r>
          <w:r>
            <w:rPr>
              <w:rFonts w:hint="eastAsia" w:eastAsia="黑体"/>
              <w:szCs w:val="30"/>
            </w:rPr>
            <w:t xml:space="preserve"> 材料与方法</w:t>
          </w:r>
          <w:r>
            <w:tab/>
          </w:r>
          <w:r>
            <w:fldChar w:fldCharType="begin"/>
          </w:r>
          <w:r>
            <w:instrText xml:space="preserve"> PAGEREF _Toc6500 \h </w:instrText>
          </w:r>
          <w:r>
            <w:fldChar w:fldCharType="separate"/>
          </w:r>
          <w:r>
            <w:rPr>
              <w:rFonts w:ascii="Times New Roman" w:hAnsi="Times New Roman"/>
            </w:rPr>
            <w:t>7</w:t>
          </w:r>
          <w:r>
            <w:fldChar w:fldCharType="end"/>
          </w:r>
          <w:r>
            <w:rPr>
              <w:bCs/>
              <w:lang w:val="zh-CN"/>
            </w:rPr>
            <w:fldChar w:fldCharType="end"/>
          </w:r>
        </w:p>
        <w:p w14:paraId="0ECB3D97">
          <w:pPr>
            <w:pStyle w:val="11"/>
            <w:tabs>
              <w:tab w:val="right" w:leader="dot" w:pos="8958"/>
            </w:tabs>
            <w:ind w:left="0" w:leftChars="0" w:firstLine="0" w:firstLineChars="0"/>
          </w:pPr>
          <w:r>
            <w:rPr>
              <w:bCs/>
              <w:lang w:val="zh-CN"/>
            </w:rPr>
            <w:fldChar w:fldCharType="begin"/>
          </w:r>
          <w:r>
            <w:rPr>
              <w:bCs/>
              <w:lang w:val="zh-CN"/>
            </w:rPr>
            <w:instrText xml:space="preserve"> HYPERLINK \l _Toc25746 </w:instrText>
          </w:r>
          <w:r>
            <w:rPr>
              <w:bCs/>
              <w:lang w:val="zh-CN"/>
            </w:rPr>
            <w:fldChar w:fldCharType="separate"/>
          </w:r>
          <w:r>
            <w:rPr>
              <w:rFonts w:ascii="Times New Roman" w:hAnsi="Times New Roman" w:eastAsia="黑体"/>
              <w:szCs w:val="28"/>
            </w:rPr>
            <w:t>2</w:t>
          </w:r>
          <w:r>
            <w:rPr>
              <w:rFonts w:eastAsia="黑体"/>
              <w:szCs w:val="28"/>
            </w:rPr>
            <w:t>.</w:t>
          </w:r>
          <w:r>
            <w:rPr>
              <w:rFonts w:ascii="Times New Roman" w:hAnsi="Times New Roman" w:eastAsia="黑体"/>
              <w:szCs w:val="28"/>
            </w:rPr>
            <w:t>1</w:t>
          </w:r>
          <w:r>
            <w:rPr>
              <w:rFonts w:hint="eastAsia" w:eastAsia="黑体"/>
              <w:szCs w:val="28"/>
            </w:rPr>
            <w:t xml:space="preserve"> 试验设计</w:t>
          </w:r>
          <w:r>
            <w:tab/>
          </w:r>
          <w:r>
            <w:fldChar w:fldCharType="begin"/>
          </w:r>
          <w:r>
            <w:instrText xml:space="preserve"> PAGEREF _Toc25746 \h </w:instrText>
          </w:r>
          <w:r>
            <w:fldChar w:fldCharType="separate"/>
          </w:r>
          <w:r>
            <w:rPr>
              <w:rFonts w:ascii="Times New Roman" w:hAnsi="Times New Roman"/>
            </w:rPr>
            <w:t>7</w:t>
          </w:r>
          <w:r>
            <w:fldChar w:fldCharType="end"/>
          </w:r>
          <w:r>
            <w:rPr>
              <w:bCs/>
              <w:lang w:val="zh-CN"/>
            </w:rPr>
            <w:fldChar w:fldCharType="end"/>
          </w:r>
        </w:p>
        <w:p w14:paraId="1FD37890">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_Toc17539 </w:instrText>
          </w:r>
          <w:r>
            <w:rPr>
              <w:bCs/>
              <w:lang w:val="zh-CN"/>
            </w:rPr>
            <w:fldChar w:fldCharType="separate"/>
          </w:r>
          <w:r>
            <w:rPr>
              <w:rFonts w:ascii="Times New Roman" w:hAnsi="Times New Roman" w:eastAsia="黑体"/>
              <w:kern w:val="0"/>
              <w:szCs w:val="22"/>
            </w:rPr>
            <w:t>2</w:t>
          </w:r>
          <w:r>
            <w:rPr>
              <w:rFonts w:eastAsia="黑体"/>
              <w:kern w:val="0"/>
              <w:szCs w:val="22"/>
            </w:rPr>
            <w:t>.</w:t>
          </w:r>
          <w:r>
            <w:rPr>
              <w:rFonts w:ascii="Times New Roman" w:hAnsi="Times New Roman" w:eastAsia="黑体"/>
              <w:kern w:val="0"/>
              <w:szCs w:val="22"/>
            </w:rPr>
            <w:t>1</w:t>
          </w:r>
          <w:r>
            <w:rPr>
              <w:rFonts w:eastAsia="黑体"/>
              <w:kern w:val="0"/>
              <w:szCs w:val="22"/>
            </w:rPr>
            <w:t>.</w:t>
          </w:r>
          <w:r>
            <w:rPr>
              <w:rFonts w:ascii="Times New Roman" w:hAnsi="Times New Roman" w:eastAsia="黑体"/>
              <w:kern w:val="0"/>
              <w:szCs w:val="22"/>
            </w:rPr>
            <w:t>1</w:t>
          </w:r>
          <w:r>
            <w:rPr>
              <w:rFonts w:hint="eastAsia" w:eastAsia="黑体"/>
              <w:kern w:val="0"/>
              <w:szCs w:val="22"/>
            </w:rPr>
            <w:t xml:space="preserve"> 试验地概况</w:t>
          </w:r>
          <w:r>
            <w:tab/>
          </w:r>
          <w:r>
            <w:fldChar w:fldCharType="begin"/>
          </w:r>
          <w:r>
            <w:instrText xml:space="preserve"> PAGEREF _Toc17539 \h </w:instrText>
          </w:r>
          <w:r>
            <w:fldChar w:fldCharType="separate"/>
          </w:r>
          <w:r>
            <w:rPr>
              <w:rFonts w:ascii="Times New Roman" w:hAnsi="Times New Roman"/>
            </w:rPr>
            <w:t>7</w:t>
          </w:r>
          <w:r>
            <w:fldChar w:fldCharType="end"/>
          </w:r>
          <w:r>
            <w:rPr>
              <w:bCs/>
              <w:lang w:val="zh-CN"/>
            </w:rPr>
            <w:fldChar w:fldCharType="end"/>
          </w:r>
        </w:p>
        <w:p w14:paraId="487E2BC6">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_Toc29875 </w:instrText>
          </w:r>
          <w:r>
            <w:rPr>
              <w:bCs/>
              <w:lang w:val="zh-CN"/>
            </w:rPr>
            <w:fldChar w:fldCharType="separate"/>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1</w:t>
          </w:r>
          <w:r>
            <w:rPr>
              <w:rFonts w:hint="eastAsia" w:eastAsia="黑体"/>
              <w:kern w:val="0"/>
              <w:szCs w:val="22"/>
            </w:rPr>
            <w:t>.</w:t>
          </w:r>
          <w:r>
            <w:rPr>
              <w:rFonts w:hint="eastAsia" w:ascii="Times New Roman" w:hAnsi="Times New Roman" w:eastAsia="黑体"/>
              <w:kern w:val="0"/>
              <w:szCs w:val="22"/>
            </w:rPr>
            <w:t>2</w:t>
          </w:r>
          <w:r>
            <w:rPr>
              <w:rFonts w:hint="eastAsia" w:eastAsia="黑体"/>
              <w:kern w:val="0"/>
              <w:szCs w:val="22"/>
            </w:rPr>
            <w:t xml:space="preserve"> 试验设计</w:t>
          </w:r>
          <w:r>
            <w:tab/>
          </w:r>
          <w:r>
            <w:fldChar w:fldCharType="begin"/>
          </w:r>
          <w:r>
            <w:instrText xml:space="preserve"> PAGEREF _Toc29875 \h </w:instrText>
          </w:r>
          <w:r>
            <w:fldChar w:fldCharType="separate"/>
          </w:r>
          <w:r>
            <w:rPr>
              <w:rFonts w:ascii="Times New Roman" w:hAnsi="Times New Roman"/>
            </w:rPr>
            <w:t>7</w:t>
          </w:r>
          <w:r>
            <w:fldChar w:fldCharType="end"/>
          </w:r>
          <w:r>
            <w:rPr>
              <w:bCs/>
              <w:lang w:val="zh-CN"/>
            </w:rPr>
            <w:fldChar w:fldCharType="end"/>
          </w:r>
        </w:p>
        <w:p w14:paraId="0B8585B5">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_Toc30416 </w:instrText>
          </w:r>
          <w:r>
            <w:rPr>
              <w:bCs/>
              <w:lang w:val="zh-CN"/>
            </w:rPr>
            <w:fldChar w:fldCharType="separate"/>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1</w:t>
          </w:r>
          <w:r>
            <w:rPr>
              <w:rFonts w:hint="eastAsia" w:eastAsia="黑体"/>
              <w:kern w:val="0"/>
              <w:szCs w:val="22"/>
            </w:rPr>
            <w:t>.</w:t>
          </w:r>
          <w:r>
            <w:rPr>
              <w:rFonts w:hint="eastAsia" w:ascii="Times New Roman" w:hAnsi="Times New Roman" w:eastAsia="黑体"/>
              <w:kern w:val="0"/>
              <w:szCs w:val="22"/>
            </w:rPr>
            <w:t>3</w:t>
          </w:r>
          <w:r>
            <w:rPr>
              <w:rFonts w:hint="eastAsia" w:eastAsia="黑体"/>
              <w:kern w:val="0"/>
              <w:szCs w:val="22"/>
            </w:rPr>
            <w:t xml:space="preserve"> 试验材料</w:t>
          </w:r>
          <w:r>
            <w:tab/>
          </w:r>
          <w:r>
            <w:fldChar w:fldCharType="begin"/>
          </w:r>
          <w:r>
            <w:instrText xml:space="preserve"> PAGEREF _Toc30416 \h </w:instrText>
          </w:r>
          <w:r>
            <w:fldChar w:fldCharType="separate"/>
          </w:r>
          <w:r>
            <w:rPr>
              <w:rFonts w:ascii="Times New Roman" w:hAnsi="Times New Roman"/>
            </w:rPr>
            <w:t>8</w:t>
          </w:r>
          <w:r>
            <w:fldChar w:fldCharType="end"/>
          </w:r>
          <w:r>
            <w:rPr>
              <w:bCs/>
              <w:lang w:val="zh-CN"/>
            </w:rPr>
            <w:fldChar w:fldCharType="end"/>
          </w:r>
        </w:p>
        <w:p w14:paraId="21AE2E70">
          <w:pPr>
            <w:pStyle w:val="11"/>
            <w:tabs>
              <w:tab w:val="right" w:leader="dot" w:pos="8958"/>
            </w:tabs>
            <w:ind w:left="0" w:leftChars="0" w:firstLine="0" w:firstLineChars="0"/>
          </w:pPr>
          <w:r>
            <w:rPr>
              <w:bCs/>
              <w:lang w:val="zh-CN"/>
            </w:rPr>
            <w:fldChar w:fldCharType="begin"/>
          </w:r>
          <w:r>
            <w:rPr>
              <w:bCs/>
              <w:lang w:val="zh-CN"/>
            </w:rPr>
            <w:instrText xml:space="preserve"> HYPERLINK \l _Toc28768 </w:instrText>
          </w:r>
          <w:r>
            <w:rPr>
              <w:bCs/>
              <w:lang w:val="zh-CN"/>
            </w:rPr>
            <w:fldChar w:fldCharType="separate"/>
          </w:r>
          <w:r>
            <w:rPr>
              <w:rFonts w:hint="eastAsia" w:ascii="Times New Roman" w:hAnsi="Times New Roman" w:eastAsia="黑体"/>
              <w:szCs w:val="28"/>
            </w:rPr>
            <w:t>2</w:t>
          </w:r>
          <w:r>
            <w:rPr>
              <w:rFonts w:hint="eastAsia" w:eastAsia="黑体"/>
              <w:szCs w:val="28"/>
            </w:rPr>
            <w:t>.</w:t>
          </w:r>
          <w:r>
            <w:rPr>
              <w:rFonts w:hint="eastAsia" w:ascii="Times New Roman" w:hAnsi="Times New Roman" w:eastAsia="黑体"/>
              <w:szCs w:val="28"/>
            </w:rPr>
            <w:t>2</w:t>
          </w:r>
          <w:r>
            <w:rPr>
              <w:rFonts w:hint="eastAsia" w:eastAsia="黑体"/>
              <w:szCs w:val="28"/>
            </w:rPr>
            <w:t xml:space="preserve"> 测定项目方法</w:t>
          </w:r>
          <w:r>
            <w:tab/>
          </w:r>
          <w:r>
            <w:fldChar w:fldCharType="begin"/>
          </w:r>
          <w:r>
            <w:instrText xml:space="preserve"> PAGEREF _Toc28768 \h </w:instrText>
          </w:r>
          <w:r>
            <w:fldChar w:fldCharType="separate"/>
          </w:r>
          <w:r>
            <w:rPr>
              <w:rFonts w:ascii="Times New Roman" w:hAnsi="Times New Roman"/>
            </w:rPr>
            <w:t>8</w:t>
          </w:r>
          <w:r>
            <w:fldChar w:fldCharType="end"/>
          </w:r>
          <w:r>
            <w:rPr>
              <w:bCs/>
              <w:lang w:val="zh-CN"/>
            </w:rPr>
            <w:fldChar w:fldCharType="end"/>
          </w:r>
        </w:p>
        <w:p w14:paraId="29924878">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_Toc7207 </w:instrText>
          </w:r>
          <w:r>
            <w:rPr>
              <w:bCs/>
              <w:lang w:val="zh-CN"/>
            </w:rPr>
            <w:fldChar w:fldCharType="separate"/>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1</w:t>
          </w:r>
          <w:r>
            <w:rPr>
              <w:rFonts w:hint="eastAsia" w:eastAsia="黑体"/>
              <w:kern w:val="0"/>
              <w:szCs w:val="22"/>
            </w:rPr>
            <w:t>产量及产量构成</w:t>
          </w:r>
          <w:r>
            <w:rPr>
              <w:rFonts w:hint="eastAsia" w:eastAsia="黑体"/>
              <w:kern w:val="0"/>
              <w:szCs w:val="22"/>
              <w:lang w:val="en-US" w:eastAsia="zh-CN"/>
            </w:rPr>
            <w:t>性状测定</w:t>
          </w:r>
          <w:r>
            <w:tab/>
          </w:r>
          <w:r>
            <w:fldChar w:fldCharType="begin"/>
          </w:r>
          <w:r>
            <w:instrText xml:space="preserve"> PAGEREF _Toc7207 \h </w:instrText>
          </w:r>
          <w:r>
            <w:fldChar w:fldCharType="separate"/>
          </w:r>
          <w:r>
            <w:rPr>
              <w:rFonts w:ascii="Times New Roman" w:hAnsi="Times New Roman"/>
            </w:rPr>
            <w:t>8</w:t>
          </w:r>
          <w:r>
            <w:fldChar w:fldCharType="end"/>
          </w:r>
          <w:r>
            <w:rPr>
              <w:bCs/>
              <w:lang w:val="zh-CN"/>
            </w:rPr>
            <w:fldChar w:fldCharType="end"/>
          </w:r>
        </w:p>
        <w:p w14:paraId="173DB26C">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_Toc18141 </w:instrText>
          </w:r>
          <w:r>
            <w:rPr>
              <w:bCs/>
              <w:lang w:val="zh-CN"/>
            </w:rPr>
            <w:fldChar w:fldCharType="separate"/>
          </w:r>
          <w:r>
            <w:rPr>
              <w:rFonts w:ascii="Times New Roman" w:hAnsi="Times New Roman" w:eastAsia="黑体"/>
              <w:kern w:val="0"/>
              <w:szCs w:val="22"/>
            </w:rPr>
            <w:t>2</w:t>
          </w:r>
          <w:r>
            <w:rPr>
              <w:rFonts w:eastAsia="黑体"/>
              <w:kern w:val="0"/>
              <w:szCs w:val="22"/>
            </w:rPr>
            <w:t>.</w:t>
          </w:r>
          <w:r>
            <w:rPr>
              <w:rFonts w:ascii="Times New Roman" w:hAnsi="Times New Roman" w:eastAsia="黑体"/>
              <w:kern w:val="0"/>
              <w:szCs w:val="22"/>
            </w:rPr>
            <w:t>2</w:t>
          </w:r>
          <w:r>
            <w:rPr>
              <w:rFonts w:eastAsia="黑体"/>
              <w:kern w:val="0"/>
              <w:szCs w:val="22"/>
            </w:rPr>
            <w:t>.</w:t>
          </w:r>
          <w:r>
            <w:rPr>
              <w:rFonts w:ascii="Times New Roman" w:hAnsi="Times New Roman" w:eastAsia="黑体"/>
              <w:kern w:val="0"/>
              <w:szCs w:val="22"/>
            </w:rPr>
            <w:t>2</w:t>
          </w:r>
          <w:r>
            <w:rPr>
              <w:rFonts w:eastAsia="黑体"/>
              <w:kern w:val="0"/>
              <w:szCs w:val="22"/>
            </w:rPr>
            <w:t xml:space="preserve"> </w:t>
          </w:r>
          <w:r>
            <w:rPr>
              <w:rFonts w:hint="eastAsia" w:eastAsia="黑体"/>
              <w:kern w:val="0"/>
              <w:szCs w:val="22"/>
            </w:rPr>
            <w:t>数据统计与分析</w:t>
          </w:r>
          <w:r>
            <w:tab/>
          </w:r>
          <w:r>
            <w:fldChar w:fldCharType="begin"/>
          </w:r>
          <w:r>
            <w:instrText xml:space="preserve"> PAGEREF _Toc18141 \h </w:instrText>
          </w:r>
          <w:r>
            <w:fldChar w:fldCharType="separate"/>
          </w:r>
          <w:r>
            <w:rPr>
              <w:rFonts w:ascii="Times New Roman" w:hAnsi="Times New Roman"/>
            </w:rPr>
            <w:t>8</w:t>
          </w:r>
          <w:r>
            <w:fldChar w:fldCharType="end"/>
          </w:r>
          <w:r>
            <w:rPr>
              <w:bCs/>
              <w:lang w:val="zh-CN"/>
            </w:rPr>
            <w:fldChar w:fldCharType="end"/>
          </w:r>
        </w:p>
        <w:p w14:paraId="7B08A2B5">
          <w:pPr>
            <w:pStyle w:val="10"/>
            <w:tabs>
              <w:tab w:val="right" w:leader="dot" w:pos="8958"/>
            </w:tabs>
          </w:pPr>
          <w:r>
            <w:rPr>
              <w:bCs/>
              <w:lang w:val="zh-CN"/>
            </w:rPr>
            <w:fldChar w:fldCharType="begin"/>
          </w:r>
          <w:r>
            <w:rPr>
              <w:bCs/>
              <w:lang w:val="zh-CN"/>
            </w:rPr>
            <w:instrText xml:space="preserve"> HYPERLINK \l _Toc5706 </w:instrText>
          </w:r>
          <w:r>
            <w:rPr>
              <w:bCs/>
              <w:lang w:val="zh-CN"/>
            </w:rPr>
            <w:fldChar w:fldCharType="separate"/>
          </w:r>
          <w:r>
            <w:rPr>
              <w:rFonts w:hint="eastAsia" w:ascii="Times New Roman" w:hAnsi="Times New Roman" w:eastAsia="黑体"/>
              <w:szCs w:val="30"/>
            </w:rPr>
            <w:t>3</w:t>
          </w:r>
          <w:r>
            <w:rPr>
              <w:rFonts w:hint="eastAsia" w:eastAsia="黑体"/>
              <w:szCs w:val="30"/>
            </w:rPr>
            <w:t xml:space="preserve"> 结果与分析</w:t>
          </w:r>
          <w:r>
            <w:tab/>
          </w:r>
          <w:r>
            <w:fldChar w:fldCharType="begin"/>
          </w:r>
          <w:r>
            <w:instrText xml:space="preserve"> PAGEREF _Toc5706 \h </w:instrText>
          </w:r>
          <w:r>
            <w:fldChar w:fldCharType="separate"/>
          </w:r>
          <w:r>
            <w:rPr>
              <w:rFonts w:ascii="Times New Roman" w:hAnsi="Times New Roman"/>
            </w:rPr>
            <w:t>8</w:t>
          </w:r>
          <w:r>
            <w:fldChar w:fldCharType="end"/>
          </w:r>
          <w:r>
            <w:rPr>
              <w:bCs/>
              <w:lang w:val="zh-CN"/>
            </w:rPr>
            <w:fldChar w:fldCharType="end"/>
          </w:r>
        </w:p>
        <w:p w14:paraId="04A44F0C">
          <w:pPr>
            <w:pStyle w:val="11"/>
            <w:tabs>
              <w:tab w:val="right" w:leader="dot" w:pos="8958"/>
            </w:tabs>
            <w:ind w:left="0" w:leftChars="0" w:firstLine="0" w:firstLineChars="0"/>
          </w:pPr>
          <w:r>
            <w:rPr>
              <w:bCs/>
              <w:lang w:val="zh-CN"/>
            </w:rPr>
            <w:fldChar w:fldCharType="begin"/>
          </w:r>
          <w:r>
            <w:rPr>
              <w:bCs/>
              <w:lang w:val="zh-CN"/>
            </w:rPr>
            <w:instrText xml:space="preserve"> HYPERLINK \l _Toc27715 </w:instrText>
          </w:r>
          <w:r>
            <w:rPr>
              <w:bCs/>
              <w:lang w:val="zh-CN"/>
            </w:rPr>
            <w:fldChar w:fldCharType="separate"/>
          </w:r>
          <w:r>
            <w:rPr>
              <w:rFonts w:hint="eastAsia" w:ascii="Times New Roman" w:hAnsi="Times New Roman" w:eastAsia="黑体"/>
              <w:szCs w:val="28"/>
            </w:rPr>
            <w:t>3</w:t>
          </w:r>
          <w:r>
            <w:rPr>
              <w:rFonts w:hint="eastAsia" w:eastAsia="黑体"/>
              <w:szCs w:val="28"/>
            </w:rPr>
            <w:t>.</w:t>
          </w:r>
          <w:r>
            <w:rPr>
              <w:rFonts w:hint="eastAsia" w:ascii="Times New Roman" w:hAnsi="Times New Roman" w:eastAsia="黑体"/>
              <w:szCs w:val="28"/>
            </w:rPr>
            <w:t>1</w:t>
          </w:r>
          <w:r>
            <w:rPr>
              <w:rFonts w:hint="eastAsia" w:eastAsia="黑体"/>
              <w:szCs w:val="28"/>
            </w:rPr>
            <w:t xml:space="preserve"> 磷肥不同施用量对不同水稻品种的产量的影响</w:t>
          </w:r>
          <w:r>
            <w:tab/>
          </w:r>
          <w:r>
            <w:fldChar w:fldCharType="begin"/>
          </w:r>
          <w:r>
            <w:instrText xml:space="preserve"> PAGEREF _Toc27715 \h </w:instrText>
          </w:r>
          <w:r>
            <w:fldChar w:fldCharType="separate"/>
          </w:r>
          <w:r>
            <w:rPr>
              <w:rFonts w:ascii="Times New Roman" w:hAnsi="Times New Roman"/>
            </w:rPr>
            <w:t>8</w:t>
          </w:r>
          <w:r>
            <w:fldChar w:fldCharType="end"/>
          </w:r>
          <w:r>
            <w:rPr>
              <w:bCs/>
              <w:lang w:val="zh-CN"/>
            </w:rPr>
            <w:fldChar w:fldCharType="end"/>
          </w:r>
        </w:p>
        <w:p w14:paraId="5FF6A8FC">
          <w:pPr>
            <w:pStyle w:val="11"/>
            <w:tabs>
              <w:tab w:val="right" w:leader="dot" w:pos="8958"/>
            </w:tabs>
            <w:ind w:left="0" w:leftChars="0" w:firstLine="0" w:firstLineChars="0"/>
          </w:pPr>
          <w:r>
            <w:rPr>
              <w:bCs/>
              <w:lang w:val="zh-CN"/>
            </w:rPr>
            <w:fldChar w:fldCharType="begin"/>
          </w:r>
          <w:r>
            <w:rPr>
              <w:bCs/>
              <w:lang w:val="zh-CN"/>
            </w:rPr>
            <w:instrText xml:space="preserve"> HYPERLINK \l _Toc17609 </w:instrText>
          </w:r>
          <w:r>
            <w:rPr>
              <w:bCs/>
              <w:lang w:val="zh-CN"/>
            </w:rPr>
            <w:fldChar w:fldCharType="separate"/>
          </w:r>
          <w:r>
            <w:rPr>
              <w:rFonts w:hint="eastAsia" w:ascii="Times New Roman" w:hAnsi="Times New Roman" w:eastAsia="黑体"/>
              <w:szCs w:val="28"/>
            </w:rPr>
            <w:t>3</w:t>
          </w:r>
          <w:r>
            <w:rPr>
              <w:rFonts w:hint="eastAsia" w:eastAsia="黑体"/>
              <w:szCs w:val="28"/>
            </w:rPr>
            <w:t>.</w:t>
          </w:r>
          <w:r>
            <w:rPr>
              <w:rFonts w:hint="eastAsia" w:ascii="Times New Roman" w:hAnsi="Times New Roman" w:eastAsia="黑体"/>
              <w:szCs w:val="28"/>
            </w:rPr>
            <w:t>2</w:t>
          </w:r>
          <w:r>
            <w:rPr>
              <w:rFonts w:hint="eastAsia" w:eastAsia="黑体"/>
              <w:szCs w:val="28"/>
            </w:rPr>
            <w:t xml:space="preserve"> 磷肥不同施用量对水稻产量性状的影响</w:t>
          </w:r>
          <w:r>
            <w:tab/>
          </w:r>
          <w:r>
            <w:fldChar w:fldCharType="begin"/>
          </w:r>
          <w:r>
            <w:instrText xml:space="preserve"> PAGEREF _Toc17609 \h </w:instrText>
          </w:r>
          <w:r>
            <w:fldChar w:fldCharType="separate"/>
          </w:r>
          <w:r>
            <w:rPr>
              <w:rFonts w:ascii="Times New Roman" w:hAnsi="Times New Roman"/>
            </w:rPr>
            <w:t>9</w:t>
          </w:r>
          <w:r>
            <w:fldChar w:fldCharType="end"/>
          </w:r>
          <w:r>
            <w:rPr>
              <w:bCs/>
              <w:lang w:val="zh-CN"/>
            </w:rPr>
            <w:fldChar w:fldCharType="end"/>
          </w:r>
        </w:p>
        <w:p w14:paraId="4F44439B">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_Toc30296 </w:instrText>
          </w:r>
          <w:r>
            <w:rPr>
              <w:bCs/>
              <w:lang w:val="zh-CN"/>
            </w:rPr>
            <w:fldChar w:fldCharType="separate"/>
          </w:r>
          <w:r>
            <w:rPr>
              <w:rFonts w:hint="eastAsia" w:ascii="Times New Roman" w:hAnsi="Times New Roman" w:eastAsia="黑体"/>
              <w:kern w:val="0"/>
              <w:szCs w:val="22"/>
            </w:rPr>
            <w:t>3</w:t>
          </w:r>
          <w:r>
            <w:rPr>
              <w:rFonts w:hint="eastAsia" w:eastAsia="黑体"/>
              <w:kern w:val="0"/>
              <w:szCs w:val="22"/>
            </w:rPr>
            <w:t>.</w:t>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1</w:t>
          </w:r>
          <w:r>
            <w:rPr>
              <w:rFonts w:hint="eastAsia" w:eastAsia="黑体"/>
              <w:kern w:val="0"/>
              <w:szCs w:val="22"/>
            </w:rPr>
            <w:t>磷肥不同施用量对水稻有效穗数的影响</w:t>
          </w:r>
          <w:r>
            <w:tab/>
          </w:r>
          <w:r>
            <w:fldChar w:fldCharType="begin"/>
          </w:r>
          <w:r>
            <w:instrText xml:space="preserve"> PAGEREF _Toc30296 \h </w:instrText>
          </w:r>
          <w:r>
            <w:fldChar w:fldCharType="separate"/>
          </w:r>
          <w:r>
            <w:rPr>
              <w:rFonts w:ascii="Times New Roman" w:hAnsi="Times New Roman"/>
            </w:rPr>
            <w:t>9</w:t>
          </w:r>
          <w:r>
            <w:fldChar w:fldCharType="end"/>
          </w:r>
          <w:r>
            <w:rPr>
              <w:bCs/>
              <w:lang w:val="zh-CN"/>
            </w:rPr>
            <w:fldChar w:fldCharType="end"/>
          </w:r>
        </w:p>
        <w:p w14:paraId="7FCB800C">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_Toc4344 </w:instrText>
          </w:r>
          <w:r>
            <w:rPr>
              <w:bCs/>
              <w:lang w:val="zh-CN"/>
            </w:rPr>
            <w:fldChar w:fldCharType="separate"/>
          </w:r>
          <w:r>
            <w:rPr>
              <w:rFonts w:hint="eastAsia" w:ascii="Times New Roman" w:hAnsi="Times New Roman" w:eastAsia="黑体"/>
              <w:kern w:val="0"/>
              <w:szCs w:val="22"/>
            </w:rPr>
            <w:t>3</w:t>
          </w:r>
          <w:r>
            <w:rPr>
              <w:rFonts w:hint="eastAsia" w:eastAsia="黑体"/>
              <w:kern w:val="0"/>
              <w:szCs w:val="22"/>
            </w:rPr>
            <w:t>.</w:t>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2</w:t>
          </w:r>
          <w:r>
            <w:rPr>
              <w:rFonts w:hint="eastAsia" w:eastAsia="黑体"/>
              <w:kern w:val="0"/>
              <w:szCs w:val="22"/>
            </w:rPr>
            <w:t xml:space="preserve"> 磷肥不同施用量对水稻每穗粒数的影响</w:t>
          </w:r>
          <w:r>
            <w:tab/>
          </w:r>
          <w:r>
            <w:fldChar w:fldCharType="begin"/>
          </w:r>
          <w:r>
            <w:instrText xml:space="preserve"> PAGEREF _Toc4344 \h </w:instrText>
          </w:r>
          <w:r>
            <w:fldChar w:fldCharType="separate"/>
          </w:r>
          <w:r>
            <w:rPr>
              <w:rFonts w:ascii="Times New Roman" w:hAnsi="Times New Roman"/>
            </w:rPr>
            <w:t>10</w:t>
          </w:r>
          <w:r>
            <w:fldChar w:fldCharType="end"/>
          </w:r>
          <w:r>
            <w:rPr>
              <w:bCs/>
              <w:lang w:val="zh-CN"/>
            </w:rPr>
            <w:fldChar w:fldCharType="end"/>
          </w:r>
        </w:p>
        <w:p w14:paraId="422FD3B4">
          <w:pPr>
            <w:pStyle w:val="6"/>
            <w:tabs>
              <w:tab w:val="right" w:leader="dot" w:pos="8958"/>
              <w:tab w:val="clear" w:pos="8948"/>
            </w:tabs>
            <w:ind w:left="0" w:leftChars="0" w:firstLine="0" w:firstLineChars="0"/>
          </w:pPr>
          <w:r>
            <w:rPr>
              <w:bCs/>
              <w:lang w:val="zh-CN"/>
            </w:rPr>
            <w:fldChar w:fldCharType="begin"/>
          </w:r>
          <w:r>
            <w:rPr>
              <w:bCs/>
              <w:lang w:val="zh-CN"/>
            </w:rPr>
            <w:instrText xml:space="preserve"> HYPERLINK \l _Toc20765 </w:instrText>
          </w:r>
          <w:r>
            <w:rPr>
              <w:bCs/>
              <w:lang w:val="zh-CN"/>
            </w:rPr>
            <w:fldChar w:fldCharType="separate"/>
          </w:r>
          <w:r>
            <w:rPr>
              <w:rFonts w:hint="eastAsia" w:ascii="Times New Roman" w:hAnsi="Times New Roman" w:eastAsia="黑体"/>
              <w:kern w:val="0"/>
              <w:szCs w:val="22"/>
            </w:rPr>
            <w:t>3</w:t>
          </w:r>
          <w:r>
            <w:rPr>
              <w:rFonts w:hint="eastAsia" w:eastAsia="黑体"/>
              <w:kern w:val="0"/>
              <w:szCs w:val="22"/>
            </w:rPr>
            <w:t>.</w:t>
          </w:r>
          <w:r>
            <w:rPr>
              <w:rFonts w:hint="eastAsia" w:ascii="Times New Roman" w:hAnsi="Times New Roman" w:eastAsia="黑体"/>
              <w:kern w:val="0"/>
              <w:szCs w:val="22"/>
            </w:rPr>
            <w:t>2</w:t>
          </w:r>
          <w:r>
            <w:rPr>
              <w:rFonts w:hint="eastAsia" w:eastAsia="黑体"/>
              <w:kern w:val="0"/>
              <w:szCs w:val="22"/>
            </w:rPr>
            <w:t>.</w:t>
          </w:r>
          <w:r>
            <w:rPr>
              <w:rFonts w:hint="eastAsia" w:ascii="Times New Roman" w:hAnsi="Times New Roman" w:eastAsia="黑体"/>
              <w:kern w:val="0"/>
              <w:szCs w:val="22"/>
            </w:rPr>
            <w:t>3</w:t>
          </w:r>
          <w:r>
            <w:rPr>
              <w:rFonts w:hint="eastAsia" w:eastAsia="黑体"/>
              <w:kern w:val="0"/>
              <w:szCs w:val="22"/>
            </w:rPr>
            <w:t xml:space="preserve"> 磷肥不同施用量对水稻结实率和千粒重的影响</w:t>
          </w:r>
          <w:r>
            <w:tab/>
          </w:r>
          <w:r>
            <w:fldChar w:fldCharType="begin"/>
          </w:r>
          <w:r>
            <w:instrText xml:space="preserve"> PAGEREF _Toc20765 \h </w:instrText>
          </w:r>
          <w:r>
            <w:fldChar w:fldCharType="separate"/>
          </w:r>
          <w:r>
            <w:rPr>
              <w:rFonts w:ascii="Times New Roman" w:hAnsi="Times New Roman"/>
            </w:rPr>
            <w:t>10</w:t>
          </w:r>
          <w:r>
            <w:fldChar w:fldCharType="end"/>
          </w:r>
          <w:r>
            <w:rPr>
              <w:bCs/>
              <w:lang w:val="zh-CN"/>
            </w:rPr>
            <w:fldChar w:fldCharType="end"/>
          </w:r>
        </w:p>
        <w:p w14:paraId="7F1B567E">
          <w:pPr>
            <w:pStyle w:val="10"/>
            <w:tabs>
              <w:tab w:val="right" w:leader="dot" w:pos="8958"/>
            </w:tabs>
          </w:pPr>
          <w:r>
            <w:rPr>
              <w:bCs/>
              <w:lang w:val="zh-CN"/>
            </w:rPr>
            <w:fldChar w:fldCharType="begin"/>
          </w:r>
          <w:r>
            <w:rPr>
              <w:bCs/>
              <w:lang w:val="zh-CN"/>
            </w:rPr>
            <w:instrText xml:space="preserve"> HYPERLINK \l _Toc18131 </w:instrText>
          </w:r>
          <w:r>
            <w:rPr>
              <w:bCs/>
              <w:lang w:val="zh-CN"/>
            </w:rPr>
            <w:fldChar w:fldCharType="separate"/>
          </w:r>
          <w:r>
            <w:rPr>
              <w:rFonts w:hint="eastAsia" w:ascii="Times New Roman" w:hAnsi="Times New Roman" w:eastAsia="黑体"/>
              <w:szCs w:val="30"/>
            </w:rPr>
            <w:t>4</w:t>
          </w:r>
          <w:r>
            <w:rPr>
              <w:rFonts w:hint="eastAsia" w:eastAsia="黑体"/>
              <w:szCs w:val="30"/>
            </w:rPr>
            <w:t xml:space="preserve"> 讨</w:t>
          </w:r>
          <w:r>
            <w:rPr>
              <w:rFonts w:eastAsia="黑体"/>
              <w:szCs w:val="30"/>
            </w:rPr>
            <w:t>论</w:t>
          </w:r>
          <w:r>
            <w:tab/>
          </w:r>
          <w:r>
            <w:fldChar w:fldCharType="begin"/>
          </w:r>
          <w:r>
            <w:instrText xml:space="preserve"> PAGEREF _Toc18131 \h </w:instrText>
          </w:r>
          <w:r>
            <w:fldChar w:fldCharType="separate"/>
          </w:r>
          <w:r>
            <w:rPr>
              <w:rFonts w:ascii="Times New Roman" w:hAnsi="Times New Roman"/>
            </w:rPr>
            <w:t>12</w:t>
          </w:r>
          <w:r>
            <w:fldChar w:fldCharType="end"/>
          </w:r>
          <w:r>
            <w:rPr>
              <w:bCs/>
              <w:lang w:val="zh-CN"/>
            </w:rPr>
            <w:fldChar w:fldCharType="end"/>
          </w:r>
        </w:p>
        <w:p w14:paraId="0E6C2A6F">
          <w:pPr>
            <w:pStyle w:val="10"/>
            <w:tabs>
              <w:tab w:val="right" w:leader="dot" w:pos="8958"/>
            </w:tabs>
          </w:pPr>
          <w:r>
            <w:rPr>
              <w:bCs/>
              <w:lang w:val="zh-CN"/>
            </w:rPr>
            <w:fldChar w:fldCharType="begin"/>
          </w:r>
          <w:r>
            <w:rPr>
              <w:bCs/>
              <w:lang w:val="zh-CN"/>
            </w:rPr>
            <w:instrText xml:space="preserve"> HYPERLINK \l _Toc20658 </w:instrText>
          </w:r>
          <w:r>
            <w:rPr>
              <w:bCs/>
              <w:lang w:val="zh-CN"/>
            </w:rPr>
            <w:fldChar w:fldCharType="separate"/>
          </w:r>
          <w:r>
            <w:rPr>
              <w:rFonts w:ascii="Times New Roman" w:hAnsi="Times New Roman" w:eastAsia="黑体"/>
              <w:szCs w:val="30"/>
            </w:rPr>
            <w:t>5</w:t>
          </w:r>
          <w:r>
            <w:rPr>
              <w:rFonts w:eastAsia="黑体"/>
              <w:szCs w:val="30"/>
            </w:rPr>
            <w:t xml:space="preserve"> </w:t>
          </w:r>
          <w:r>
            <w:rPr>
              <w:rFonts w:hint="eastAsia" w:eastAsia="黑体"/>
              <w:szCs w:val="30"/>
            </w:rPr>
            <w:t>结论</w:t>
          </w:r>
          <w:r>
            <w:tab/>
          </w:r>
          <w:r>
            <w:fldChar w:fldCharType="begin"/>
          </w:r>
          <w:r>
            <w:instrText xml:space="preserve"> PAGEREF _Toc20658 \h </w:instrText>
          </w:r>
          <w:r>
            <w:fldChar w:fldCharType="separate"/>
          </w:r>
          <w:r>
            <w:rPr>
              <w:rFonts w:ascii="Times New Roman" w:hAnsi="Times New Roman"/>
            </w:rPr>
            <w:t>12</w:t>
          </w:r>
          <w:r>
            <w:fldChar w:fldCharType="end"/>
          </w:r>
          <w:r>
            <w:rPr>
              <w:bCs/>
              <w:lang w:val="zh-CN"/>
            </w:rPr>
            <w:fldChar w:fldCharType="end"/>
          </w:r>
        </w:p>
        <w:p w14:paraId="28ED8615">
          <w:r>
            <w:rPr>
              <w:bCs/>
              <w:lang w:val="zh-CN"/>
            </w:rPr>
            <w:fldChar w:fldCharType="end"/>
          </w:r>
        </w:p>
      </w:sdtContent>
    </w:sdt>
    <w:p w14:paraId="54A82DEE">
      <w:pPr>
        <w:tabs>
          <w:tab w:val="left" w:pos="900"/>
        </w:tabs>
        <w:spacing w:line="460" w:lineRule="exact"/>
        <w:rPr>
          <w:bCs/>
          <w:sz w:val="24"/>
        </w:rPr>
      </w:pPr>
    </w:p>
    <w:p w14:paraId="52F6E145">
      <w:pPr>
        <w:spacing w:line="440" w:lineRule="exact"/>
        <w:rPr>
          <w:rFonts w:hint="eastAsia" w:hAnsi="宋体"/>
          <w:bCs/>
          <w:sz w:val="18"/>
          <w:szCs w:val="18"/>
        </w:rPr>
      </w:pPr>
    </w:p>
    <w:p w14:paraId="2D11138A">
      <w:pPr>
        <w:spacing w:line="440" w:lineRule="exact"/>
        <w:jc w:val="center"/>
        <w:rPr>
          <w:rFonts w:hint="eastAsia" w:hAnsi="宋体"/>
          <w:bCs/>
          <w:sz w:val="18"/>
          <w:szCs w:val="18"/>
        </w:rPr>
      </w:pPr>
    </w:p>
    <w:p w14:paraId="0E8B437D">
      <w:pPr>
        <w:spacing w:line="440" w:lineRule="exact"/>
        <w:jc w:val="center"/>
        <w:rPr>
          <w:spacing w:val="-6"/>
          <w:kern w:val="0"/>
          <w:sz w:val="36"/>
          <w:szCs w:val="36"/>
        </w:rPr>
      </w:pPr>
    </w:p>
    <w:p w14:paraId="032750DB">
      <w:pPr>
        <w:spacing w:line="440" w:lineRule="exact"/>
        <w:jc w:val="center"/>
        <w:rPr>
          <w:spacing w:val="-6"/>
          <w:kern w:val="0"/>
          <w:sz w:val="36"/>
          <w:szCs w:val="36"/>
        </w:rPr>
      </w:pPr>
    </w:p>
    <w:p w14:paraId="08464D13">
      <w:pPr>
        <w:spacing w:line="440" w:lineRule="exact"/>
        <w:jc w:val="center"/>
        <w:rPr>
          <w:spacing w:val="-6"/>
          <w:kern w:val="0"/>
          <w:sz w:val="36"/>
          <w:szCs w:val="36"/>
        </w:rPr>
      </w:pPr>
    </w:p>
    <w:p w14:paraId="1A54EC3A">
      <w:pPr>
        <w:spacing w:line="440" w:lineRule="exact"/>
        <w:jc w:val="center"/>
        <w:rPr>
          <w:spacing w:val="-6"/>
          <w:kern w:val="0"/>
          <w:sz w:val="36"/>
          <w:szCs w:val="36"/>
        </w:rPr>
      </w:pPr>
    </w:p>
    <w:p w14:paraId="7CCCBF47">
      <w:pPr>
        <w:spacing w:line="440" w:lineRule="exact"/>
        <w:jc w:val="center"/>
        <w:rPr>
          <w:spacing w:val="-6"/>
          <w:kern w:val="0"/>
          <w:sz w:val="36"/>
          <w:szCs w:val="36"/>
        </w:rPr>
      </w:pPr>
    </w:p>
    <w:p w14:paraId="7EF64FD3">
      <w:pPr>
        <w:spacing w:line="440" w:lineRule="exact"/>
        <w:rPr>
          <w:rFonts w:hint="eastAsia" w:ascii="黑体" w:hAnsi="黑体" w:eastAsia="黑体" w:cs="黑体"/>
          <w:b/>
          <w:bCs/>
          <w:sz w:val="36"/>
          <w:szCs w:val="36"/>
        </w:rPr>
      </w:pPr>
    </w:p>
    <w:p w14:paraId="12D5ED00">
      <w:pPr>
        <w:spacing w:line="440" w:lineRule="exact"/>
        <w:jc w:val="center"/>
        <w:rPr>
          <w:rFonts w:hint="eastAsia" w:ascii="黑体" w:hAnsi="黑体" w:eastAsia="黑体" w:cs="黑体"/>
          <w:b/>
          <w:bCs/>
          <w:sz w:val="36"/>
          <w:szCs w:val="36"/>
        </w:rPr>
      </w:pPr>
    </w:p>
    <w:p w14:paraId="16558C1F">
      <w:pPr>
        <w:spacing w:line="440" w:lineRule="exact"/>
        <w:jc w:val="center"/>
        <w:rPr>
          <w:rFonts w:eastAsia="黑体"/>
          <w:b/>
          <w:bCs/>
          <w:sz w:val="36"/>
          <w:szCs w:val="36"/>
        </w:rPr>
      </w:pPr>
      <w:r>
        <w:rPr>
          <w:rFonts w:hint="eastAsia" w:ascii="黑体" w:hAnsi="黑体" w:eastAsia="黑体" w:cs="黑体"/>
          <w:b/>
          <w:bCs/>
          <w:sz w:val="36"/>
          <w:szCs w:val="36"/>
        </w:rPr>
        <w:t>磷肥不同施肥量对米粉稻产量性状的影响研究</w:t>
      </w:r>
    </w:p>
    <w:p w14:paraId="6AED3B55">
      <w:pPr>
        <w:spacing w:line="440" w:lineRule="exact"/>
        <w:jc w:val="center"/>
        <w:rPr>
          <w:sz w:val="28"/>
          <w:szCs w:val="28"/>
        </w:rPr>
      </w:pPr>
      <w:r>
        <w:rPr>
          <w:rFonts w:hAnsi="宋体"/>
          <w:szCs w:val="21"/>
        </w:rPr>
        <w:t>学</w:t>
      </w:r>
      <w:r>
        <w:rPr>
          <w:rFonts w:hint="eastAsia" w:hAnsi="宋体"/>
          <w:szCs w:val="21"/>
        </w:rPr>
        <w:t xml:space="preserve">  </w:t>
      </w:r>
      <w:r>
        <w:rPr>
          <w:rFonts w:hAnsi="宋体"/>
          <w:szCs w:val="21"/>
        </w:rPr>
        <w:t>生：</w:t>
      </w:r>
      <w:r>
        <w:rPr>
          <w:rFonts w:hint="eastAsia" w:hAnsi="宋体"/>
          <w:szCs w:val="21"/>
        </w:rPr>
        <w:t>袁一文</w:t>
      </w:r>
    </w:p>
    <w:p w14:paraId="2A0A13F5">
      <w:pPr>
        <w:spacing w:line="440" w:lineRule="exact"/>
        <w:jc w:val="center"/>
        <w:rPr>
          <w:sz w:val="28"/>
          <w:szCs w:val="28"/>
        </w:rPr>
      </w:pPr>
      <w:r>
        <w:rPr>
          <w:rFonts w:hAnsi="宋体"/>
          <w:szCs w:val="21"/>
        </w:rPr>
        <w:t>指导老师：</w:t>
      </w:r>
      <w:r>
        <w:rPr>
          <w:rFonts w:hint="eastAsia" w:hAnsi="宋体"/>
          <w:szCs w:val="21"/>
        </w:rPr>
        <w:t>胡亚军</w:t>
      </w:r>
    </w:p>
    <w:p w14:paraId="5FAC5D04">
      <w:pPr>
        <w:spacing w:line="440" w:lineRule="exact"/>
        <w:jc w:val="center"/>
        <w:rPr>
          <w:sz w:val="18"/>
          <w:szCs w:val="18"/>
        </w:rPr>
      </w:pPr>
      <w:r>
        <w:rPr>
          <w:szCs w:val="21"/>
        </w:rPr>
        <w:t>(</w:t>
      </w:r>
      <w:r>
        <w:rPr>
          <w:rFonts w:hAnsi="宋体"/>
          <w:szCs w:val="21"/>
        </w:rPr>
        <w:t>湖南农业大学</w:t>
      </w:r>
      <w:r>
        <w:rPr>
          <w:rFonts w:hint="eastAsia" w:hAnsi="宋体"/>
          <w:szCs w:val="21"/>
        </w:rPr>
        <w:t>农</w:t>
      </w:r>
      <w:r>
        <w:rPr>
          <w:rFonts w:hAnsi="宋体"/>
          <w:bCs/>
          <w:szCs w:val="21"/>
        </w:rPr>
        <w:t>学院，长沙</w:t>
      </w:r>
      <w:r>
        <w:rPr>
          <w:bCs/>
          <w:szCs w:val="21"/>
        </w:rPr>
        <w:t xml:space="preserve"> </w:t>
      </w:r>
      <w:r>
        <w:rPr>
          <w:rFonts w:ascii="Times New Roman" w:hAnsi="Times New Roman"/>
          <w:bCs/>
          <w:szCs w:val="21"/>
        </w:rPr>
        <w:t>410128</w:t>
      </w:r>
      <w:r>
        <w:rPr>
          <w:szCs w:val="21"/>
        </w:rPr>
        <w:t>)</w:t>
      </w:r>
    </w:p>
    <w:p w14:paraId="72795970">
      <w:pPr>
        <w:spacing w:line="440" w:lineRule="exact"/>
        <w:jc w:val="center"/>
        <w:rPr>
          <w:szCs w:val="21"/>
        </w:rPr>
      </w:pPr>
    </w:p>
    <w:p w14:paraId="41AC78C1">
      <w:pPr>
        <w:spacing w:line="440" w:lineRule="exact"/>
        <w:rPr>
          <w:rFonts w:hint="default" w:ascii="宋体" w:hAnsi="宋体" w:eastAsia="宋体" w:cs="宋体"/>
          <w:szCs w:val="21"/>
          <w:shd w:val="clear" w:color="auto" w:fill="FFFFFF"/>
          <w:lang w:val="en-US" w:eastAsia="zh-CN"/>
        </w:rPr>
      </w:pPr>
      <w:r>
        <w:rPr>
          <w:rFonts w:eastAsia="黑体"/>
          <w:bCs/>
        </w:rPr>
        <w:t>摘</w:t>
      </w:r>
      <w:r>
        <w:rPr>
          <w:rFonts w:hint="eastAsia" w:eastAsia="黑体"/>
          <w:bCs/>
        </w:rPr>
        <w:t xml:space="preserve"> </w:t>
      </w:r>
      <w:r>
        <w:rPr>
          <w:rFonts w:eastAsia="黑体"/>
          <w:bCs/>
        </w:rPr>
        <w:t>要</w:t>
      </w:r>
      <w:r>
        <w:rPr>
          <w:rFonts w:hAnsi="宋体"/>
          <w:b/>
          <w:bCs/>
          <w:sz w:val="18"/>
          <w:szCs w:val="18"/>
        </w:rPr>
        <w:t>：</w:t>
      </w:r>
      <w:r>
        <w:rPr>
          <w:rFonts w:hint="eastAsia" w:ascii="宋体" w:hAnsi="宋体" w:cs="宋体"/>
          <w:szCs w:val="21"/>
          <w:shd w:val="clear" w:color="auto" w:fill="FFFFFF"/>
        </w:rPr>
        <w:t>在保障国家粮食安全和提高农产品质量的宏观战略下，优化肥料施用技术以推动水稻生产的高效与可持续发展，已成为农业领域的重点研究方向。作为重要的加工专用稻类型，米粉稻产量性状的稳定与提升，直接影响稻米加工产业的原料供应和经济效益。然而，在实际生产中，磷肥施用量常缺乏精准</w:t>
      </w:r>
      <w:r>
        <w:rPr>
          <w:rFonts w:hint="eastAsia" w:ascii="宋体" w:hAnsi="宋体" w:cs="宋体"/>
          <w:szCs w:val="21"/>
          <w:shd w:val="clear" w:color="auto" w:fill="FFFFFF"/>
          <w:lang w:val="en-US" w:eastAsia="zh-CN"/>
        </w:rPr>
        <w:t>的</w:t>
      </w:r>
      <w:r>
        <w:rPr>
          <w:rFonts w:hint="eastAsia" w:ascii="宋体" w:hAnsi="宋体" w:cs="宋体"/>
          <w:szCs w:val="21"/>
          <w:shd w:val="clear" w:color="auto" w:fill="FFFFFF"/>
        </w:rPr>
        <w:t>调控依据，过量或不足不仅易导致资源浪费和环境污染，还会制约</w:t>
      </w:r>
      <w:r>
        <w:rPr>
          <w:rFonts w:hint="eastAsia" w:ascii="宋体" w:hAnsi="宋体" w:cs="宋体"/>
          <w:szCs w:val="21"/>
          <w:shd w:val="clear" w:color="auto" w:fill="FFFFFF"/>
          <w:lang w:val="en-US" w:eastAsia="zh-CN"/>
        </w:rPr>
        <w:t>作物</w:t>
      </w:r>
      <w:r>
        <w:rPr>
          <w:rFonts w:hint="eastAsia" w:ascii="宋体" w:hAnsi="宋体" w:cs="宋体"/>
          <w:szCs w:val="21"/>
          <w:shd w:val="clear" w:color="auto" w:fill="FFFFFF"/>
        </w:rPr>
        <w:t>产量与品质潜力的</w:t>
      </w:r>
      <w:r>
        <w:rPr>
          <w:rFonts w:hint="eastAsia" w:ascii="宋体" w:hAnsi="宋体" w:cs="宋体"/>
          <w:szCs w:val="21"/>
          <w:shd w:val="clear" w:color="auto" w:fill="FFFFFF"/>
          <w:lang w:val="en-US" w:eastAsia="zh-CN"/>
        </w:rPr>
        <w:t>发挥</w:t>
      </w:r>
      <w:r>
        <w:rPr>
          <w:rFonts w:hint="eastAsia" w:ascii="宋体" w:hAnsi="宋体" w:cs="宋体"/>
          <w:szCs w:val="21"/>
          <w:shd w:val="clear" w:color="auto" w:fill="FFFFFF"/>
        </w:rPr>
        <w:t>。为此，本研究以专用米粉稻品种中嘉早</w:t>
      </w:r>
      <w:r>
        <w:rPr>
          <w:rFonts w:hint="eastAsia" w:ascii="Times New Roman" w:hAnsi="Times New Roman" w:cs="宋体"/>
          <w:szCs w:val="21"/>
          <w:shd w:val="clear" w:color="auto" w:fill="FFFFFF"/>
        </w:rPr>
        <w:t>17</w:t>
      </w:r>
      <w:r>
        <w:rPr>
          <w:rFonts w:hint="eastAsia" w:ascii="宋体" w:hAnsi="宋体" w:cs="宋体"/>
          <w:szCs w:val="21"/>
          <w:shd w:val="clear" w:color="auto" w:fill="FFFFFF"/>
        </w:rPr>
        <w:t>与两系杂交稻品种株两优</w:t>
      </w:r>
      <w:r>
        <w:rPr>
          <w:rFonts w:hint="eastAsia" w:ascii="Times New Roman" w:hAnsi="Times New Roman" w:cs="宋体"/>
          <w:szCs w:val="21"/>
          <w:shd w:val="clear" w:color="auto" w:fill="FFFFFF"/>
        </w:rPr>
        <w:t>4024</w:t>
      </w:r>
      <w:r>
        <w:rPr>
          <w:rFonts w:hint="eastAsia" w:ascii="宋体" w:hAnsi="宋体" w:cs="宋体"/>
          <w:szCs w:val="21"/>
          <w:shd w:val="clear" w:color="auto" w:fill="FFFFFF"/>
        </w:rPr>
        <w:t>为材料，在长沙和沅陵两地进行大田实验。试验采用</w:t>
      </w:r>
      <w:r>
        <w:rPr>
          <w:rFonts w:ascii="宋体" w:hAnsi="宋体" w:cs="宋体"/>
          <w:szCs w:val="21"/>
          <w:shd w:val="clear" w:color="auto" w:fill="FFFFFF"/>
        </w:rPr>
        <w:t>双因素随机区组设计</w:t>
      </w:r>
      <w:r>
        <w:rPr>
          <w:rFonts w:hint="eastAsia" w:ascii="宋体" w:hAnsi="宋体" w:cs="宋体"/>
          <w:szCs w:val="21"/>
          <w:shd w:val="clear" w:color="auto" w:fill="FFFFFF"/>
        </w:rPr>
        <w:t>，设置</w:t>
      </w:r>
      <w:r>
        <w:rPr>
          <w:rFonts w:hint="eastAsia" w:ascii="Times New Roman" w:hAnsi="Times New Roman" w:cs="宋体"/>
          <w:szCs w:val="21"/>
          <w:shd w:val="clear" w:color="auto" w:fill="FFFFFF"/>
        </w:rPr>
        <w:t>0kg</w:t>
      </w:r>
      <w:r>
        <w:rPr>
          <w:rFonts w:hint="eastAsia" w:ascii="宋体" w:hAnsi="宋体" w:cs="宋体"/>
          <w:szCs w:val="21"/>
          <w:shd w:val="clear" w:color="auto" w:fill="FFFFFF"/>
        </w:rPr>
        <w:t>/</w:t>
      </w:r>
      <w:r>
        <w:rPr>
          <w:rFonts w:hint="eastAsia" w:ascii="Times New Roman" w:hAnsi="Times New Roman" w:cs="宋体"/>
          <w:szCs w:val="21"/>
          <w:shd w:val="clear" w:color="auto" w:fill="FFFFFF"/>
        </w:rPr>
        <w:t>hm</w:t>
      </w:r>
      <w:r>
        <w:rPr>
          <w:rFonts w:hint="eastAsia" w:ascii="宋体" w:hAnsi="宋体" w:cs="宋体"/>
          <w:szCs w:val="21"/>
          <w:shd w:val="clear" w:color="auto" w:fill="FFFFFF"/>
        </w:rPr>
        <w:t>²（</w:t>
      </w:r>
      <w:r>
        <w:rPr>
          <w:rFonts w:hint="eastAsia" w:ascii="Times New Roman" w:hAnsi="Times New Roman" w:cs="宋体"/>
          <w:szCs w:val="21"/>
          <w:shd w:val="clear" w:color="auto" w:fill="FFFFFF"/>
        </w:rPr>
        <w:t>P0</w:t>
      </w:r>
      <w:r>
        <w:rPr>
          <w:rFonts w:ascii="宋体" w:hAnsi="宋体" w:cs="宋体"/>
          <w:szCs w:val="21"/>
          <w:shd w:val="clear" w:color="auto" w:fill="FFFFFF"/>
        </w:rPr>
        <w:t>）</w:t>
      </w:r>
      <w:r>
        <w:rPr>
          <w:rFonts w:hint="eastAsia" w:ascii="宋体" w:hAnsi="宋体" w:cs="宋体"/>
          <w:szCs w:val="21"/>
          <w:shd w:val="clear" w:color="auto" w:fill="FFFFFF"/>
        </w:rPr>
        <w:t>、</w:t>
      </w:r>
      <w:r>
        <w:rPr>
          <w:rFonts w:hint="eastAsia" w:ascii="Times New Roman" w:hAnsi="Times New Roman" w:cs="宋体"/>
          <w:szCs w:val="21"/>
          <w:shd w:val="clear" w:color="auto" w:fill="FFFFFF"/>
        </w:rPr>
        <w:t>30kg</w:t>
      </w:r>
      <w:r>
        <w:rPr>
          <w:rFonts w:hint="eastAsia" w:ascii="宋体" w:hAnsi="宋体" w:cs="宋体"/>
          <w:szCs w:val="21"/>
          <w:shd w:val="clear" w:color="auto" w:fill="FFFFFF"/>
        </w:rPr>
        <w:t>/</w:t>
      </w:r>
      <w:r>
        <w:rPr>
          <w:rFonts w:hint="eastAsia" w:ascii="Times New Roman" w:hAnsi="Times New Roman" w:cs="宋体"/>
          <w:szCs w:val="21"/>
          <w:shd w:val="clear" w:color="auto" w:fill="FFFFFF"/>
        </w:rPr>
        <w:t>hm</w:t>
      </w:r>
      <w:r>
        <w:rPr>
          <w:rFonts w:hint="eastAsia" w:ascii="宋体" w:hAnsi="宋体" w:cs="宋体"/>
          <w:szCs w:val="21"/>
          <w:shd w:val="clear" w:color="auto" w:fill="FFFFFF"/>
        </w:rPr>
        <w:t>²</w:t>
      </w:r>
      <w:r>
        <w:rPr>
          <w:rFonts w:hint="eastAsia" w:ascii="Times New Roman" w:hAnsi="Times New Roman" w:cs="宋体"/>
          <w:szCs w:val="21"/>
          <w:shd w:val="clear" w:color="auto" w:fill="FFFFFF"/>
        </w:rPr>
        <w:t>P</w:t>
      </w:r>
      <w:r>
        <w:rPr>
          <w:rFonts w:hint="eastAsia" w:ascii="宋体" w:hAnsi="宋体" w:cs="宋体"/>
          <w:szCs w:val="21"/>
          <w:shd w:val="clear" w:color="auto" w:fill="FFFFFF"/>
        </w:rPr>
        <w:t>(</w:t>
      </w:r>
      <w:r>
        <w:rPr>
          <w:rFonts w:hint="eastAsia" w:ascii="Times New Roman" w:hAnsi="Times New Roman" w:cs="宋体"/>
          <w:szCs w:val="21"/>
          <w:shd w:val="clear" w:color="auto" w:fill="FFFFFF"/>
        </w:rPr>
        <w:t>30</w:t>
      </w:r>
      <w:r>
        <w:rPr>
          <w:rFonts w:hint="eastAsia" w:ascii="宋体" w:hAnsi="宋体" w:cs="宋体"/>
          <w:szCs w:val="21"/>
          <w:shd w:val="clear" w:color="auto" w:fill="FFFFFF"/>
        </w:rPr>
        <w:t>)、</w:t>
      </w:r>
      <w:r>
        <w:rPr>
          <w:rFonts w:hint="eastAsia" w:ascii="Times New Roman" w:hAnsi="Times New Roman" w:cs="宋体"/>
          <w:szCs w:val="21"/>
          <w:shd w:val="clear" w:color="auto" w:fill="FFFFFF"/>
        </w:rPr>
        <w:t>60kg</w:t>
      </w:r>
      <w:r>
        <w:rPr>
          <w:rFonts w:hint="eastAsia" w:ascii="宋体" w:hAnsi="宋体" w:cs="宋体"/>
          <w:szCs w:val="21"/>
          <w:shd w:val="clear" w:color="auto" w:fill="FFFFFF"/>
        </w:rPr>
        <w:t>/</w:t>
      </w:r>
      <w:r>
        <w:rPr>
          <w:rFonts w:hint="eastAsia" w:ascii="Times New Roman" w:hAnsi="Times New Roman" w:cs="宋体"/>
          <w:szCs w:val="21"/>
          <w:shd w:val="clear" w:color="auto" w:fill="FFFFFF"/>
        </w:rPr>
        <w:t>hm</w:t>
      </w:r>
      <w:r>
        <w:rPr>
          <w:rFonts w:hint="eastAsia" w:ascii="宋体" w:hAnsi="宋体" w:cs="宋体"/>
          <w:szCs w:val="21"/>
          <w:shd w:val="clear" w:color="auto" w:fill="FFFFFF"/>
        </w:rPr>
        <w:t>²(</w:t>
      </w:r>
      <w:r>
        <w:rPr>
          <w:rFonts w:hint="eastAsia" w:ascii="Times New Roman" w:hAnsi="Times New Roman" w:cs="宋体"/>
          <w:szCs w:val="21"/>
          <w:shd w:val="clear" w:color="auto" w:fill="FFFFFF"/>
        </w:rPr>
        <w:t>P60</w:t>
      </w:r>
      <w:r>
        <w:rPr>
          <w:rFonts w:hint="eastAsia" w:ascii="宋体" w:hAnsi="宋体" w:cs="宋体"/>
          <w:szCs w:val="21"/>
          <w:shd w:val="clear" w:color="auto" w:fill="FFFFFF"/>
        </w:rPr>
        <w:t>)、</w:t>
      </w:r>
      <w:r>
        <w:rPr>
          <w:rFonts w:hint="eastAsia" w:ascii="Times New Roman" w:hAnsi="Times New Roman" w:cs="宋体"/>
          <w:szCs w:val="21"/>
          <w:shd w:val="clear" w:color="auto" w:fill="FFFFFF"/>
        </w:rPr>
        <w:t>90kg</w:t>
      </w:r>
      <w:r>
        <w:rPr>
          <w:rFonts w:hint="eastAsia" w:ascii="宋体" w:hAnsi="宋体" w:cs="宋体"/>
          <w:szCs w:val="21"/>
          <w:shd w:val="clear" w:color="auto" w:fill="FFFFFF"/>
        </w:rPr>
        <w:t>/</w:t>
      </w:r>
      <w:r>
        <w:rPr>
          <w:rFonts w:hint="eastAsia" w:ascii="Times New Roman" w:hAnsi="Times New Roman" w:cs="宋体"/>
          <w:szCs w:val="21"/>
          <w:shd w:val="clear" w:color="auto" w:fill="FFFFFF"/>
        </w:rPr>
        <w:t>hm</w:t>
      </w:r>
      <w:r>
        <w:rPr>
          <w:rFonts w:hint="eastAsia" w:ascii="宋体" w:hAnsi="宋体" w:cs="宋体"/>
          <w:szCs w:val="21"/>
          <w:shd w:val="clear" w:color="auto" w:fill="FFFFFF"/>
        </w:rPr>
        <w:t>²(</w:t>
      </w:r>
      <w:r>
        <w:rPr>
          <w:rFonts w:hint="eastAsia" w:ascii="Times New Roman" w:hAnsi="Times New Roman" w:cs="宋体"/>
          <w:szCs w:val="21"/>
          <w:shd w:val="clear" w:color="auto" w:fill="FFFFFF"/>
        </w:rPr>
        <w:t>P90</w:t>
      </w:r>
      <w:r>
        <w:rPr>
          <w:rFonts w:hint="eastAsia" w:ascii="宋体" w:hAnsi="宋体" w:cs="宋体"/>
          <w:szCs w:val="21"/>
          <w:shd w:val="clear" w:color="auto" w:fill="FFFFFF"/>
        </w:rPr>
        <w:t>)</w:t>
      </w:r>
      <w:r>
        <w:rPr>
          <w:rFonts w:hint="eastAsia" w:ascii="Times New Roman" w:hAnsi="Times New Roman" w:cs="宋体"/>
          <w:szCs w:val="21"/>
          <w:shd w:val="clear" w:color="auto" w:fill="FFFFFF"/>
        </w:rPr>
        <w:t>4</w:t>
      </w:r>
      <w:r>
        <w:rPr>
          <w:rFonts w:hint="eastAsia" w:ascii="宋体" w:hAnsi="宋体" w:cs="宋体"/>
          <w:szCs w:val="21"/>
          <w:shd w:val="clear" w:color="auto" w:fill="FFFFFF"/>
        </w:rPr>
        <w:t>个不同的磷肥梯度，测定不同磷肥施用量对米粉稻产量及产量性状的影响。结果表明，磷肥施用在适当范围内</w:t>
      </w:r>
      <w:r>
        <w:rPr>
          <w:rFonts w:hint="eastAsia" w:ascii="宋体" w:hAnsi="宋体" w:cs="宋体"/>
          <w:szCs w:val="21"/>
          <w:shd w:val="clear" w:color="auto" w:fill="FFFFFF"/>
          <w:lang w:val="en-US" w:eastAsia="zh-CN"/>
        </w:rPr>
        <w:t>会</w:t>
      </w:r>
      <w:r>
        <w:rPr>
          <w:rFonts w:hint="eastAsia" w:ascii="宋体" w:hAnsi="宋体" w:cs="宋体"/>
          <w:szCs w:val="21"/>
          <w:shd w:val="clear" w:color="auto" w:fill="FFFFFF"/>
        </w:rPr>
        <w:t>提高米粉稻产量，过量磷肥则不利于产量的进一步提高甚至导致减产，但在实验中这些影响均不显著。</w:t>
      </w:r>
      <w:r>
        <w:rPr>
          <w:rFonts w:hint="eastAsia" w:ascii="宋体" w:hAnsi="宋体" w:cs="宋体"/>
          <w:szCs w:val="21"/>
          <w:shd w:val="clear" w:color="auto" w:fill="FFFFFF"/>
          <w:lang w:val="en-US" w:eastAsia="zh-CN"/>
        </w:rPr>
        <w:t>有效穗数同穗粒数与千粒重之间呈现负相关，水稻产量的提升是协调寻找这三者的大小关系来完成的。</w:t>
      </w:r>
    </w:p>
    <w:p w14:paraId="4EDDBD3E">
      <w:pPr>
        <w:pStyle w:val="12"/>
        <w:widowControl/>
        <w:ind w:firstLine="420" w:firstLineChars="200"/>
        <w:rPr>
          <w:rFonts w:hint="eastAsia" w:ascii="宋体" w:hAnsi="宋体" w:cs="宋体"/>
          <w:sz w:val="21"/>
          <w:szCs w:val="21"/>
          <w:shd w:val="clear" w:color="auto" w:fill="FFFFFF"/>
        </w:rPr>
      </w:pPr>
    </w:p>
    <w:p w14:paraId="3C7C2A4E">
      <w:pPr>
        <w:pStyle w:val="12"/>
        <w:widowControl/>
        <w:ind w:firstLine="480" w:firstLineChars="200"/>
      </w:pPr>
      <w:r>
        <w:rPr>
          <w:rFonts w:eastAsia="黑体"/>
          <w:bCs/>
        </w:rPr>
        <w:t>关键词</w:t>
      </w:r>
      <w:r>
        <w:rPr>
          <w:rFonts w:hAnsi="宋体"/>
          <w:b/>
          <w:bCs/>
          <w:sz w:val="18"/>
          <w:szCs w:val="18"/>
        </w:rPr>
        <w:t>：</w:t>
      </w:r>
      <w:r>
        <w:rPr>
          <w:sz w:val="21"/>
          <w:szCs w:val="21"/>
        </w:rPr>
        <w:t>磷肥施用量；米粉稻；产量性状</w:t>
      </w:r>
      <w:r>
        <w:t xml:space="preserve"> </w:t>
      </w:r>
    </w:p>
    <w:p w14:paraId="6C89D53F">
      <w:pPr>
        <w:spacing w:line="440" w:lineRule="exact"/>
        <w:jc w:val="center"/>
        <w:rPr>
          <w:b/>
          <w:sz w:val="24"/>
          <w:szCs w:val="21"/>
        </w:rPr>
      </w:pPr>
      <w:r>
        <w:rPr>
          <w:rFonts w:ascii="Times New Roman" w:hAnsi="Times New Roman"/>
          <w:b/>
          <w:sz w:val="28"/>
          <w:szCs w:val="28"/>
        </w:rPr>
        <w:t>Title</w:t>
      </w:r>
      <w:r>
        <w:rPr>
          <w:b/>
          <w:bCs/>
          <w:sz w:val="28"/>
          <w:szCs w:val="28"/>
        </w:rPr>
        <w:t xml:space="preserve"> </w:t>
      </w:r>
      <w:r>
        <w:rPr>
          <w:rFonts w:ascii="Times New Roman" w:hAnsi="Times New Roman"/>
          <w:b/>
          <w:bCs/>
          <w:sz w:val="28"/>
          <w:szCs w:val="28"/>
        </w:rPr>
        <w:t>of</w:t>
      </w:r>
      <w:r>
        <w:rPr>
          <w:b/>
          <w:bCs/>
          <w:sz w:val="28"/>
          <w:szCs w:val="28"/>
        </w:rPr>
        <w:t xml:space="preserve"> </w:t>
      </w:r>
      <w:r>
        <w:rPr>
          <w:rFonts w:ascii="Times New Roman" w:hAnsi="Times New Roman"/>
          <w:b/>
          <w:bCs/>
          <w:sz w:val="28"/>
          <w:szCs w:val="28"/>
        </w:rPr>
        <w:t>Graduation</w:t>
      </w:r>
      <w:r>
        <w:rPr>
          <w:b/>
          <w:bCs/>
          <w:sz w:val="28"/>
          <w:szCs w:val="28"/>
        </w:rPr>
        <w:t xml:space="preserve"> </w:t>
      </w:r>
      <w:r>
        <w:rPr>
          <w:rFonts w:ascii="Times New Roman" w:hAnsi="Times New Roman"/>
          <w:b/>
          <w:bCs/>
          <w:sz w:val="28"/>
          <w:szCs w:val="28"/>
        </w:rPr>
        <w:t>Paper</w:t>
      </w:r>
    </w:p>
    <w:p w14:paraId="7EC6C606">
      <w:pPr>
        <w:spacing w:line="440" w:lineRule="exact"/>
        <w:jc w:val="center"/>
        <w:rPr>
          <w:szCs w:val="21"/>
        </w:rPr>
      </w:pPr>
      <w:r>
        <w:rPr>
          <w:rFonts w:ascii="Times New Roman" w:hAnsi="Times New Roman"/>
          <w:szCs w:val="28"/>
        </w:rPr>
        <w:t>Student</w:t>
      </w:r>
      <w:r>
        <w:rPr>
          <w:szCs w:val="21"/>
        </w:rPr>
        <w:t>:</w:t>
      </w:r>
      <w:r>
        <w:rPr>
          <w:rFonts w:ascii="Times New Roman" w:hAnsi="Times New Roman"/>
          <w:szCs w:val="21"/>
        </w:rPr>
        <w:t>yuanyiwen</w:t>
      </w:r>
    </w:p>
    <w:p w14:paraId="2AA7C300">
      <w:pPr>
        <w:spacing w:line="440" w:lineRule="exact"/>
        <w:ind w:firstLine="3570" w:firstLineChars="1700"/>
        <w:rPr>
          <w:szCs w:val="21"/>
        </w:rPr>
      </w:pPr>
      <w:r>
        <w:rPr>
          <w:rFonts w:ascii="Times New Roman" w:hAnsi="Times New Roman"/>
          <w:szCs w:val="21"/>
        </w:rPr>
        <w:t>Tutor</w:t>
      </w:r>
      <w:r>
        <w:rPr>
          <w:szCs w:val="21"/>
        </w:rPr>
        <w:t>:</w:t>
      </w:r>
      <w:r>
        <w:rPr>
          <w:rFonts w:ascii="Times New Roman" w:hAnsi="Times New Roman"/>
          <w:szCs w:val="21"/>
        </w:rPr>
        <w:t>huyajun</w:t>
      </w:r>
    </w:p>
    <w:p w14:paraId="00F0A35B">
      <w:pPr>
        <w:spacing w:line="440" w:lineRule="exact"/>
        <w:jc w:val="center"/>
        <w:rPr>
          <w:szCs w:val="21"/>
        </w:rPr>
      </w:pPr>
      <w:r>
        <w:rPr>
          <w:szCs w:val="21"/>
        </w:rPr>
        <w:t>(</w:t>
      </w:r>
      <w:r>
        <w:rPr>
          <w:rFonts w:ascii="Times New Roman" w:hAnsi="Times New Roman"/>
          <w:szCs w:val="21"/>
        </w:rPr>
        <w:t>College</w:t>
      </w:r>
      <w:r>
        <w:rPr>
          <w:szCs w:val="21"/>
        </w:rPr>
        <w:t xml:space="preserve"> </w:t>
      </w:r>
      <w:r>
        <w:rPr>
          <w:rFonts w:ascii="Times New Roman" w:hAnsi="Times New Roman"/>
          <w:szCs w:val="21"/>
        </w:rPr>
        <w:t>of</w:t>
      </w:r>
      <w:r>
        <w:rPr>
          <w:szCs w:val="21"/>
        </w:rPr>
        <w:t xml:space="preserve"> </w:t>
      </w:r>
      <w:r>
        <w:rPr>
          <w:rFonts w:ascii="Times New Roman" w:hAnsi="Times New Roman"/>
          <w:szCs w:val="21"/>
        </w:rPr>
        <w:t>Agrivulture</w:t>
      </w:r>
      <w:r>
        <w:rPr>
          <w:szCs w:val="21"/>
        </w:rPr>
        <w:t xml:space="preserve">, </w:t>
      </w:r>
      <w:r>
        <w:rPr>
          <w:rFonts w:ascii="Times New Roman" w:hAnsi="Times New Roman"/>
          <w:szCs w:val="21"/>
        </w:rPr>
        <w:t>Hunan</w:t>
      </w:r>
      <w:r>
        <w:rPr>
          <w:szCs w:val="21"/>
        </w:rPr>
        <w:t xml:space="preserve"> </w:t>
      </w:r>
      <w:r>
        <w:rPr>
          <w:rFonts w:ascii="Times New Roman" w:hAnsi="Times New Roman"/>
          <w:szCs w:val="21"/>
        </w:rPr>
        <w:t>Agricultural</w:t>
      </w:r>
      <w:r>
        <w:rPr>
          <w:szCs w:val="21"/>
        </w:rPr>
        <w:t xml:space="preserve"> </w:t>
      </w:r>
      <w:r>
        <w:rPr>
          <w:rFonts w:ascii="Times New Roman" w:hAnsi="Times New Roman"/>
          <w:szCs w:val="21"/>
        </w:rPr>
        <w:t>University</w:t>
      </w:r>
      <w:r>
        <w:rPr>
          <w:szCs w:val="21"/>
        </w:rPr>
        <w:t xml:space="preserve">, </w:t>
      </w:r>
      <w:r>
        <w:rPr>
          <w:rFonts w:ascii="Times New Roman" w:hAnsi="Times New Roman"/>
          <w:szCs w:val="21"/>
        </w:rPr>
        <w:t>Changsha</w:t>
      </w:r>
      <w:r>
        <w:rPr>
          <w:szCs w:val="21"/>
        </w:rPr>
        <w:t xml:space="preserve"> </w:t>
      </w:r>
      <w:r>
        <w:rPr>
          <w:rFonts w:ascii="Times New Roman" w:hAnsi="Times New Roman"/>
          <w:szCs w:val="21"/>
        </w:rPr>
        <w:t>410128</w:t>
      </w:r>
      <w:r>
        <w:rPr>
          <w:szCs w:val="21"/>
        </w:rPr>
        <w:t xml:space="preserve">, </w:t>
      </w:r>
      <w:r>
        <w:rPr>
          <w:rFonts w:ascii="Times New Roman" w:hAnsi="Times New Roman"/>
          <w:szCs w:val="21"/>
        </w:rPr>
        <w:t>China</w:t>
      </w:r>
      <w:r>
        <w:rPr>
          <w:szCs w:val="21"/>
        </w:rPr>
        <w:t>)</w:t>
      </w:r>
    </w:p>
    <w:p w14:paraId="0D54A5A5">
      <w:pPr>
        <w:spacing w:line="440" w:lineRule="exact"/>
        <w:jc w:val="left"/>
        <w:rPr>
          <w:rFonts w:hint="eastAsia" w:hAnsi="宋体"/>
          <w:szCs w:val="21"/>
        </w:rPr>
      </w:pPr>
    </w:p>
    <w:p w14:paraId="2B4BF68C">
      <w:pPr>
        <w:spacing w:line="440" w:lineRule="exact"/>
        <w:ind w:firstLine="241" w:firstLineChars="100"/>
        <w:jc w:val="left"/>
        <w:rPr>
          <w:bCs/>
          <w:szCs w:val="21"/>
        </w:rPr>
      </w:pPr>
      <w:r>
        <w:rPr>
          <w:rFonts w:ascii="Times New Roman" w:hAnsi="Times New Roman"/>
          <w:b/>
          <w:bCs/>
          <w:sz w:val="24"/>
        </w:rPr>
        <w:t>Abstract</w:t>
      </w:r>
      <w:r>
        <w:rPr>
          <w:b/>
          <w:bCs/>
          <w:sz w:val="24"/>
        </w:rPr>
        <w:t>:</w:t>
      </w:r>
      <w:r>
        <w:rPr>
          <w:rFonts w:hint="eastAsia" w:ascii="Times New Roman" w:hAnsi="Times New Roman"/>
          <w:bCs/>
          <w:szCs w:val="21"/>
        </w:rPr>
        <w:t>Under</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macro</w:t>
      </w:r>
      <w:r>
        <w:rPr>
          <w:rFonts w:hint="eastAsia"/>
          <w:bCs/>
          <w:szCs w:val="21"/>
        </w:rPr>
        <w:t xml:space="preserve"> </w:t>
      </w:r>
      <w:r>
        <w:rPr>
          <w:rFonts w:hint="eastAsia" w:ascii="Times New Roman" w:hAnsi="Times New Roman"/>
          <w:bCs/>
          <w:szCs w:val="21"/>
        </w:rPr>
        <w:t>strategy</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ensuring</w:t>
      </w:r>
      <w:r>
        <w:rPr>
          <w:rFonts w:hint="eastAsia"/>
          <w:bCs/>
          <w:szCs w:val="21"/>
        </w:rPr>
        <w:t xml:space="preserve"> </w:t>
      </w:r>
      <w:r>
        <w:rPr>
          <w:rFonts w:hint="eastAsia" w:ascii="Times New Roman" w:hAnsi="Times New Roman"/>
          <w:bCs/>
          <w:szCs w:val="21"/>
        </w:rPr>
        <w:t>national</w:t>
      </w:r>
      <w:r>
        <w:rPr>
          <w:rFonts w:hint="eastAsia"/>
          <w:bCs/>
          <w:szCs w:val="21"/>
        </w:rPr>
        <w:t xml:space="preserve"> </w:t>
      </w:r>
      <w:r>
        <w:rPr>
          <w:rFonts w:hint="eastAsia" w:ascii="Times New Roman" w:hAnsi="Times New Roman"/>
          <w:bCs/>
          <w:szCs w:val="21"/>
        </w:rPr>
        <w:t>food</w:t>
      </w:r>
      <w:r>
        <w:rPr>
          <w:rFonts w:hint="eastAsia"/>
          <w:bCs/>
          <w:szCs w:val="21"/>
        </w:rPr>
        <w:t xml:space="preserve"> </w:t>
      </w:r>
      <w:r>
        <w:rPr>
          <w:rFonts w:hint="eastAsia" w:ascii="Times New Roman" w:hAnsi="Times New Roman"/>
          <w:bCs/>
          <w:szCs w:val="21"/>
        </w:rPr>
        <w:t>security</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improving</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quality</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agricultural</w:t>
      </w:r>
      <w:r>
        <w:rPr>
          <w:rFonts w:hint="eastAsia"/>
          <w:bCs/>
          <w:szCs w:val="21"/>
        </w:rPr>
        <w:t xml:space="preserve"> </w:t>
      </w:r>
      <w:r>
        <w:rPr>
          <w:rFonts w:hint="eastAsia" w:ascii="Times New Roman" w:hAnsi="Times New Roman"/>
          <w:bCs/>
          <w:szCs w:val="21"/>
        </w:rPr>
        <w:t>products</w:t>
      </w:r>
      <w:r>
        <w:rPr>
          <w:rFonts w:hint="eastAsia"/>
          <w:bCs/>
          <w:szCs w:val="21"/>
        </w:rPr>
        <w:t xml:space="preserve">, </w:t>
      </w:r>
      <w:r>
        <w:rPr>
          <w:rFonts w:hint="eastAsia" w:ascii="Times New Roman" w:hAnsi="Times New Roman"/>
          <w:bCs/>
          <w:szCs w:val="21"/>
        </w:rPr>
        <w:t>optimizing</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application</w:t>
      </w:r>
      <w:r>
        <w:rPr>
          <w:rFonts w:hint="eastAsia"/>
          <w:bCs/>
          <w:szCs w:val="21"/>
        </w:rPr>
        <w:t xml:space="preserve"> </w:t>
      </w:r>
      <w:r>
        <w:rPr>
          <w:rFonts w:hint="eastAsia" w:ascii="Times New Roman" w:hAnsi="Times New Roman"/>
          <w:bCs/>
          <w:szCs w:val="21"/>
        </w:rPr>
        <w:t>technology</w:t>
      </w:r>
      <w:r>
        <w:rPr>
          <w:rFonts w:hint="eastAsia"/>
          <w:bCs/>
          <w:szCs w:val="21"/>
        </w:rPr>
        <w:t xml:space="preserve"> </w:t>
      </w:r>
      <w:r>
        <w:rPr>
          <w:rFonts w:hint="eastAsia" w:ascii="Times New Roman" w:hAnsi="Times New Roman"/>
          <w:bCs/>
          <w:szCs w:val="21"/>
        </w:rPr>
        <w:t>to</w:t>
      </w:r>
      <w:r>
        <w:rPr>
          <w:rFonts w:hint="eastAsia"/>
          <w:bCs/>
          <w:szCs w:val="21"/>
        </w:rPr>
        <w:t xml:space="preserve"> </w:t>
      </w:r>
      <w:r>
        <w:rPr>
          <w:rFonts w:hint="eastAsia" w:ascii="Times New Roman" w:hAnsi="Times New Roman"/>
          <w:bCs/>
          <w:szCs w:val="21"/>
        </w:rPr>
        <w:t>promote</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efficient</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sustainable</w:t>
      </w:r>
      <w:r>
        <w:rPr>
          <w:rFonts w:hint="eastAsia"/>
          <w:bCs/>
          <w:szCs w:val="21"/>
        </w:rPr>
        <w:t xml:space="preserve"> </w:t>
      </w:r>
      <w:r>
        <w:rPr>
          <w:rFonts w:hint="eastAsia" w:ascii="Times New Roman" w:hAnsi="Times New Roman"/>
          <w:bCs/>
          <w:szCs w:val="21"/>
        </w:rPr>
        <w:t>development</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production</w:t>
      </w:r>
      <w:r>
        <w:rPr>
          <w:rFonts w:hint="eastAsia"/>
          <w:bCs/>
          <w:szCs w:val="21"/>
        </w:rPr>
        <w:t xml:space="preserve"> </w:t>
      </w:r>
      <w:r>
        <w:rPr>
          <w:rFonts w:hint="eastAsia" w:ascii="Times New Roman" w:hAnsi="Times New Roman"/>
          <w:bCs/>
          <w:szCs w:val="21"/>
        </w:rPr>
        <w:t>has</w:t>
      </w:r>
      <w:r>
        <w:rPr>
          <w:rFonts w:hint="eastAsia"/>
          <w:bCs/>
          <w:szCs w:val="21"/>
        </w:rPr>
        <w:t xml:space="preserve"> </w:t>
      </w:r>
      <w:r>
        <w:rPr>
          <w:rFonts w:hint="eastAsia" w:ascii="Times New Roman" w:hAnsi="Times New Roman"/>
          <w:bCs/>
          <w:szCs w:val="21"/>
        </w:rPr>
        <w:t>become</w:t>
      </w:r>
      <w:r>
        <w:rPr>
          <w:rFonts w:hint="eastAsia"/>
          <w:bCs/>
          <w:szCs w:val="21"/>
        </w:rPr>
        <w:t xml:space="preserve"> </w:t>
      </w:r>
      <w:r>
        <w:rPr>
          <w:rFonts w:hint="eastAsia" w:ascii="Times New Roman" w:hAnsi="Times New Roman"/>
          <w:bCs/>
          <w:szCs w:val="21"/>
        </w:rPr>
        <w:t>a</w:t>
      </w:r>
      <w:r>
        <w:rPr>
          <w:rFonts w:hint="eastAsia"/>
          <w:bCs/>
          <w:szCs w:val="21"/>
        </w:rPr>
        <w:t xml:space="preserve"> </w:t>
      </w:r>
      <w:r>
        <w:rPr>
          <w:rFonts w:hint="eastAsia" w:ascii="Times New Roman" w:hAnsi="Times New Roman"/>
          <w:bCs/>
          <w:szCs w:val="21"/>
        </w:rPr>
        <w:t>key</w:t>
      </w:r>
      <w:r>
        <w:rPr>
          <w:rFonts w:hint="eastAsia"/>
          <w:bCs/>
          <w:szCs w:val="21"/>
        </w:rPr>
        <w:t xml:space="preserve"> </w:t>
      </w:r>
      <w:r>
        <w:rPr>
          <w:rFonts w:hint="eastAsia" w:ascii="Times New Roman" w:hAnsi="Times New Roman"/>
          <w:bCs/>
          <w:szCs w:val="21"/>
        </w:rPr>
        <w:t>research</w:t>
      </w:r>
      <w:r>
        <w:rPr>
          <w:rFonts w:hint="eastAsia"/>
          <w:bCs/>
          <w:szCs w:val="21"/>
        </w:rPr>
        <w:t xml:space="preserve"> </w:t>
      </w:r>
      <w:r>
        <w:rPr>
          <w:rFonts w:hint="eastAsia" w:ascii="Times New Roman" w:hAnsi="Times New Roman"/>
          <w:bCs/>
          <w:szCs w:val="21"/>
        </w:rPr>
        <w:t>direction</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field</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agriculture</w:t>
      </w:r>
      <w:r>
        <w:rPr>
          <w:rFonts w:hint="eastAsia"/>
          <w:bCs/>
          <w:szCs w:val="21"/>
        </w:rPr>
        <w:t xml:space="preserve">. </w:t>
      </w:r>
      <w:r>
        <w:rPr>
          <w:rFonts w:hint="eastAsia" w:ascii="Times New Roman" w:hAnsi="Times New Roman"/>
          <w:bCs/>
          <w:szCs w:val="21"/>
        </w:rPr>
        <w:t>As</w:t>
      </w:r>
      <w:r>
        <w:rPr>
          <w:rFonts w:hint="eastAsia"/>
          <w:bCs/>
          <w:szCs w:val="21"/>
        </w:rPr>
        <w:t xml:space="preserve"> </w:t>
      </w:r>
      <w:r>
        <w:rPr>
          <w:rFonts w:hint="eastAsia" w:ascii="Times New Roman" w:hAnsi="Times New Roman"/>
          <w:bCs/>
          <w:szCs w:val="21"/>
        </w:rPr>
        <w:t>an</w:t>
      </w:r>
      <w:r>
        <w:rPr>
          <w:rFonts w:hint="eastAsia"/>
          <w:bCs/>
          <w:szCs w:val="21"/>
        </w:rPr>
        <w:t xml:space="preserve"> </w:t>
      </w:r>
      <w:r>
        <w:rPr>
          <w:rFonts w:hint="eastAsia" w:ascii="Times New Roman" w:hAnsi="Times New Roman"/>
          <w:bCs/>
          <w:szCs w:val="21"/>
        </w:rPr>
        <w:t>important</w:t>
      </w:r>
      <w:r>
        <w:rPr>
          <w:rFonts w:hint="eastAsia"/>
          <w:bCs/>
          <w:szCs w:val="21"/>
        </w:rPr>
        <w:t xml:space="preserve"> </w:t>
      </w:r>
      <w:r>
        <w:rPr>
          <w:rFonts w:hint="eastAsia" w:ascii="Times New Roman" w:hAnsi="Times New Roman"/>
          <w:bCs/>
          <w:szCs w:val="21"/>
        </w:rPr>
        <w:t>type</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processing</w:t>
      </w:r>
      <w:r>
        <w:rPr>
          <w:rFonts w:hint="eastAsia"/>
          <w:bCs/>
          <w:szCs w:val="21"/>
        </w:rPr>
        <w:t xml:space="preserve"> </w:t>
      </w:r>
      <w:r>
        <w:rPr>
          <w:rFonts w:hint="eastAsia" w:ascii="Times New Roman" w:hAnsi="Times New Roman"/>
          <w:bCs/>
          <w:szCs w:val="21"/>
        </w:rPr>
        <w:t>special</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stability</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improvement</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traits</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flour</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directly</w:t>
      </w:r>
      <w:r>
        <w:rPr>
          <w:rFonts w:hint="eastAsia"/>
          <w:bCs/>
          <w:szCs w:val="21"/>
        </w:rPr>
        <w:t xml:space="preserve"> </w:t>
      </w:r>
      <w:r>
        <w:rPr>
          <w:rFonts w:hint="eastAsia" w:ascii="Times New Roman" w:hAnsi="Times New Roman"/>
          <w:bCs/>
          <w:szCs w:val="21"/>
        </w:rPr>
        <w:t>affect</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raw</w:t>
      </w:r>
      <w:r>
        <w:rPr>
          <w:rFonts w:hint="eastAsia"/>
          <w:bCs/>
          <w:szCs w:val="21"/>
        </w:rPr>
        <w:t xml:space="preserve"> </w:t>
      </w:r>
      <w:r>
        <w:rPr>
          <w:rFonts w:hint="eastAsia" w:ascii="Times New Roman" w:hAnsi="Times New Roman"/>
          <w:bCs/>
          <w:szCs w:val="21"/>
        </w:rPr>
        <w:t>material</w:t>
      </w:r>
      <w:r>
        <w:rPr>
          <w:rFonts w:hint="eastAsia"/>
          <w:bCs/>
          <w:szCs w:val="21"/>
        </w:rPr>
        <w:t xml:space="preserve"> </w:t>
      </w:r>
      <w:r>
        <w:rPr>
          <w:rFonts w:hint="eastAsia" w:ascii="Times New Roman" w:hAnsi="Times New Roman"/>
          <w:bCs/>
          <w:szCs w:val="21"/>
        </w:rPr>
        <w:t>supply</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economic</w:t>
      </w:r>
      <w:r>
        <w:rPr>
          <w:rFonts w:hint="eastAsia"/>
          <w:bCs/>
          <w:szCs w:val="21"/>
        </w:rPr>
        <w:t xml:space="preserve"> </w:t>
      </w:r>
      <w:r>
        <w:rPr>
          <w:rFonts w:hint="eastAsia" w:ascii="Times New Roman" w:hAnsi="Times New Roman"/>
          <w:bCs/>
          <w:szCs w:val="21"/>
        </w:rPr>
        <w:t>benefits</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processing</w:t>
      </w:r>
      <w:r>
        <w:rPr>
          <w:rFonts w:hint="eastAsia"/>
          <w:bCs/>
          <w:szCs w:val="21"/>
        </w:rPr>
        <w:t xml:space="preserve"> </w:t>
      </w:r>
      <w:r>
        <w:rPr>
          <w:rFonts w:hint="eastAsia" w:ascii="Times New Roman" w:hAnsi="Times New Roman"/>
          <w:bCs/>
          <w:szCs w:val="21"/>
        </w:rPr>
        <w:t>industry</w:t>
      </w:r>
      <w:r>
        <w:rPr>
          <w:rFonts w:hint="eastAsia"/>
          <w:bCs/>
          <w:szCs w:val="21"/>
        </w:rPr>
        <w:t xml:space="preserve">. </w:t>
      </w:r>
      <w:r>
        <w:rPr>
          <w:rFonts w:hint="eastAsia" w:ascii="Times New Roman" w:hAnsi="Times New Roman"/>
          <w:bCs/>
          <w:szCs w:val="21"/>
        </w:rPr>
        <w:t>However</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actual</w:t>
      </w:r>
      <w:r>
        <w:rPr>
          <w:rFonts w:hint="eastAsia"/>
          <w:bCs/>
          <w:szCs w:val="21"/>
        </w:rPr>
        <w:t xml:space="preserve"> </w:t>
      </w:r>
      <w:r>
        <w:rPr>
          <w:rFonts w:hint="eastAsia" w:ascii="Times New Roman" w:hAnsi="Times New Roman"/>
          <w:bCs/>
          <w:szCs w:val="21"/>
        </w:rPr>
        <w:t>production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application</w:t>
      </w:r>
      <w:r>
        <w:rPr>
          <w:rFonts w:hint="eastAsia"/>
          <w:bCs/>
          <w:szCs w:val="21"/>
        </w:rPr>
        <w:t xml:space="preserve"> </w:t>
      </w:r>
      <w:r>
        <w:rPr>
          <w:rFonts w:hint="eastAsia" w:ascii="Times New Roman" w:hAnsi="Times New Roman"/>
          <w:bCs/>
          <w:szCs w:val="21"/>
        </w:rPr>
        <w:t>amount</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phosphate</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often</w:t>
      </w:r>
      <w:r>
        <w:rPr>
          <w:rFonts w:hint="eastAsia"/>
          <w:bCs/>
          <w:szCs w:val="21"/>
        </w:rPr>
        <w:t xml:space="preserve"> </w:t>
      </w:r>
      <w:r>
        <w:rPr>
          <w:rFonts w:hint="eastAsia" w:ascii="Times New Roman" w:hAnsi="Times New Roman"/>
          <w:bCs/>
          <w:szCs w:val="21"/>
        </w:rPr>
        <w:t>lacks</w:t>
      </w:r>
      <w:r>
        <w:rPr>
          <w:rFonts w:hint="eastAsia"/>
          <w:bCs/>
          <w:szCs w:val="21"/>
        </w:rPr>
        <w:t xml:space="preserve"> </w:t>
      </w:r>
      <w:r>
        <w:rPr>
          <w:rFonts w:hint="eastAsia" w:ascii="Times New Roman" w:hAnsi="Times New Roman"/>
          <w:bCs/>
          <w:szCs w:val="21"/>
        </w:rPr>
        <w:t>precise</w:t>
      </w:r>
      <w:r>
        <w:rPr>
          <w:rFonts w:hint="eastAsia"/>
          <w:bCs/>
          <w:szCs w:val="21"/>
        </w:rPr>
        <w:t xml:space="preserve"> </w:t>
      </w:r>
      <w:r>
        <w:rPr>
          <w:rFonts w:hint="eastAsia" w:ascii="Times New Roman" w:hAnsi="Times New Roman"/>
          <w:bCs/>
          <w:szCs w:val="21"/>
        </w:rPr>
        <w:t>control</w:t>
      </w:r>
      <w:r>
        <w:rPr>
          <w:rFonts w:hint="eastAsia"/>
          <w:bCs/>
          <w:szCs w:val="21"/>
        </w:rPr>
        <w:t xml:space="preserve"> </w:t>
      </w:r>
      <w:r>
        <w:rPr>
          <w:rFonts w:hint="eastAsia" w:ascii="Times New Roman" w:hAnsi="Times New Roman"/>
          <w:bCs/>
          <w:szCs w:val="21"/>
        </w:rPr>
        <w:t>basis</w:t>
      </w:r>
      <w:r>
        <w:rPr>
          <w:rFonts w:hint="eastAsia"/>
          <w:bCs/>
          <w:szCs w:val="21"/>
        </w:rPr>
        <w:t xml:space="preserve">. </w:t>
      </w:r>
      <w:r>
        <w:rPr>
          <w:rFonts w:hint="eastAsia" w:ascii="Times New Roman" w:hAnsi="Times New Roman"/>
          <w:bCs/>
          <w:szCs w:val="21"/>
        </w:rPr>
        <w:t>Excessive</w:t>
      </w:r>
      <w:r>
        <w:rPr>
          <w:rFonts w:hint="eastAsia"/>
          <w:bCs/>
          <w:szCs w:val="21"/>
        </w:rPr>
        <w:t xml:space="preserve"> </w:t>
      </w:r>
      <w:r>
        <w:rPr>
          <w:rFonts w:hint="eastAsia" w:ascii="Times New Roman" w:hAnsi="Times New Roman"/>
          <w:bCs/>
          <w:szCs w:val="21"/>
        </w:rPr>
        <w:t>or</w:t>
      </w:r>
      <w:r>
        <w:rPr>
          <w:rFonts w:hint="eastAsia"/>
          <w:bCs/>
          <w:szCs w:val="21"/>
        </w:rPr>
        <w:t xml:space="preserve"> </w:t>
      </w:r>
      <w:r>
        <w:rPr>
          <w:rFonts w:hint="eastAsia" w:ascii="Times New Roman" w:hAnsi="Times New Roman"/>
          <w:bCs/>
          <w:szCs w:val="21"/>
        </w:rPr>
        <w:t>insufficient</w:t>
      </w:r>
      <w:r>
        <w:rPr>
          <w:rFonts w:hint="eastAsia"/>
          <w:bCs/>
          <w:szCs w:val="21"/>
        </w:rPr>
        <w:t xml:space="preserve"> </w:t>
      </w:r>
      <w:r>
        <w:rPr>
          <w:rFonts w:hint="eastAsia" w:ascii="Times New Roman" w:hAnsi="Times New Roman"/>
          <w:bCs/>
          <w:szCs w:val="21"/>
        </w:rPr>
        <w:t>application</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phosphate</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not</w:t>
      </w:r>
      <w:r>
        <w:rPr>
          <w:rFonts w:hint="eastAsia"/>
          <w:bCs/>
          <w:szCs w:val="21"/>
        </w:rPr>
        <w:t xml:space="preserve"> </w:t>
      </w:r>
      <w:r>
        <w:rPr>
          <w:rFonts w:hint="eastAsia" w:ascii="Times New Roman" w:hAnsi="Times New Roman"/>
          <w:bCs/>
          <w:szCs w:val="21"/>
        </w:rPr>
        <w:t>only</w:t>
      </w:r>
      <w:r>
        <w:rPr>
          <w:rFonts w:hint="eastAsia"/>
          <w:bCs/>
          <w:szCs w:val="21"/>
        </w:rPr>
        <w:t xml:space="preserve"> </w:t>
      </w:r>
      <w:r>
        <w:rPr>
          <w:rFonts w:hint="eastAsia" w:ascii="Times New Roman" w:hAnsi="Times New Roman"/>
          <w:bCs/>
          <w:szCs w:val="21"/>
        </w:rPr>
        <w:t>leads</w:t>
      </w:r>
      <w:r>
        <w:rPr>
          <w:rFonts w:hint="eastAsia"/>
          <w:bCs/>
          <w:szCs w:val="21"/>
        </w:rPr>
        <w:t xml:space="preserve"> </w:t>
      </w:r>
      <w:r>
        <w:rPr>
          <w:rFonts w:hint="eastAsia" w:ascii="Times New Roman" w:hAnsi="Times New Roman"/>
          <w:bCs/>
          <w:szCs w:val="21"/>
        </w:rPr>
        <w:t>to</w:t>
      </w:r>
      <w:r>
        <w:rPr>
          <w:rFonts w:hint="eastAsia"/>
          <w:bCs/>
          <w:szCs w:val="21"/>
        </w:rPr>
        <w:t xml:space="preserve"> </w:t>
      </w:r>
      <w:r>
        <w:rPr>
          <w:rFonts w:hint="eastAsia" w:ascii="Times New Roman" w:hAnsi="Times New Roman"/>
          <w:bCs/>
          <w:szCs w:val="21"/>
        </w:rPr>
        <w:t>waste</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resources</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environmental</w:t>
      </w:r>
      <w:r>
        <w:rPr>
          <w:rFonts w:hint="eastAsia"/>
          <w:bCs/>
          <w:szCs w:val="21"/>
        </w:rPr>
        <w:t xml:space="preserve"> </w:t>
      </w:r>
      <w:r>
        <w:rPr>
          <w:rFonts w:hint="eastAsia" w:ascii="Times New Roman" w:hAnsi="Times New Roman"/>
          <w:bCs/>
          <w:szCs w:val="21"/>
        </w:rPr>
        <w:t>pollution</w:t>
      </w:r>
      <w:r>
        <w:rPr>
          <w:rFonts w:hint="eastAsia"/>
          <w:bCs/>
          <w:szCs w:val="21"/>
        </w:rPr>
        <w:t xml:space="preserve">, </w:t>
      </w:r>
      <w:r>
        <w:rPr>
          <w:rFonts w:hint="eastAsia" w:ascii="Times New Roman" w:hAnsi="Times New Roman"/>
          <w:bCs/>
          <w:szCs w:val="21"/>
        </w:rPr>
        <w:t>but</w:t>
      </w:r>
      <w:r>
        <w:rPr>
          <w:rFonts w:hint="eastAsia"/>
          <w:bCs/>
          <w:szCs w:val="21"/>
        </w:rPr>
        <w:t xml:space="preserve"> </w:t>
      </w:r>
      <w:r>
        <w:rPr>
          <w:rFonts w:hint="eastAsia" w:ascii="Times New Roman" w:hAnsi="Times New Roman"/>
          <w:bCs/>
          <w:szCs w:val="21"/>
        </w:rPr>
        <w:t>also</w:t>
      </w:r>
      <w:r>
        <w:rPr>
          <w:rFonts w:hint="eastAsia"/>
          <w:bCs/>
          <w:szCs w:val="21"/>
        </w:rPr>
        <w:t xml:space="preserve"> </w:t>
      </w:r>
      <w:r>
        <w:rPr>
          <w:rFonts w:hint="eastAsia" w:ascii="Times New Roman" w:hAnsi="Times New Roman"/>
          <w:bCs/>
          <w:szCs w:val="21"/>
        </w:rPr>
        <w:t>restricts</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potential</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crop</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quality</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this</w:t>
      </w:r>
      <w:r>
        <w:rPr>
          <w:rFonts w:hint="eastAsia"/>
          <w:bCs/>
          <w:szCs w:val="21"/>
        </w:rPr>
        <w:t xml:space="preserve"> </w:t>
      </w:r>
      <w:r>
        <w:rPr>
          <w:rFonts w:hint="eastAsia" w:ascii="Times New Roman" w:hAnsi="Times New Roman"/>
          <w:bCs/>
          <w:szCs w:val="21"/>
        </w:rPr>
        <w:t>study</w:t>
      </w:r>
      <w:r>
        <w:rPr>
          <w:rFonts w:hint="eastAsia"/>
          <w:bCs/>
          <w:szCs w:val="21"/>
        </w:rPr>
        <w:t xml:space="preserve">, </w:t>
      </w:r>
      <w:r>
        <w:rPr>
          <w:rFonts w:hint="eastAsia" w:ascii="Times New Roman" w:hAnsi="Times New Roman"/>
          <w:bCs/>
          <w:szCs w:val="21"/>
        </w:rPr>
        <w:t>a</w:t>
      </w:r>
      <w:r>
        <w:rPr>
          <w:rFonts w:hint="eastAsia"/>
          <w:bCs/>
          <w:szCs w:val="21"/>
        </w:rPr>
        <w:t xml:space="preserve"> </w:t>
      </w:r>
      <w:r>
        <w:rPr>
          <w:rFonts w:hint="eastAsia" w:ascii="Times New Roman" w:hAnsi="Times New Roman"/>
          <w:bCs/>
          <w:szCs w:val="21"/>
        </w:rPr>
        <w:t>field</w:t>
      </w:r>
      <w:r>
        <w:rPr>
          <w:rFonts w:hint="eastAsia"/>
          <w:bCs/>
          <w:szCs w:val="21"/>
        </w:rPr>
        <w:t xml:space="preserve"> </w:t>
      </w:r>
      <w:r>
        <w:rPr>
          <w:rFonts w:hint="eastAsia" w:ascii="Times New Roman" w:hAnsi="Times New Roman"/>
          <w:bCs/>
          <w:szCs w:val="21"/>
        </w:rPr>
        <w:t>experiment</w:t>
      </w:r>
      <w:r>
        <w:rPr>
          <w:rFonts w:hint="eastAsia"/>
          <w:bCs/>
          <w:szCs w:val="21"/>
        </w:rPr>
        <w:t xml:space="preserve"> </w:t>
      </w:r>
      <w:r>
        <w:rPr>
          <w:rFonts w:hint="eastAsia" w:ascii="Times New Roman" w:hAnsi="Times New Roman"/>
          <w:bCs/>
          <w:szCs w:val="21"/>
        </w:rPr>
        <w:t>was</w:t>
      </w:r>
      <w:r>
        <w:rPr>
          <w:rFonts w:hint="eastAsia"/>
          <w:bCs/>
          <w:szCs w:val="21"/>
        </w:rPr>
        <w:t xml:space="preserve"> </w:t>
      </w:r>
      <w:r>
        <w:rPr>
          <w:rFonts w:hint="eastAsia" w:ascii="Times New Roman" w:hAnsi="Times New Roman"/>
          <w:bCs/>
          <w:szCs w:val="21"/>
        </w:rPr>
        <w:t>conducted</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Changsha</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Yuanling</w:t>
      </w:r>
      <w:r>
        <w:rPr>
          <w:rFonts w:hint="eastAsia"/>
          <w:bCs/>
          <w:szCs w:val="21"/>
        </w:rPr>
        <w:t xml:space="preserve"> </w:t>
      </w:r>
      <w:r>
        <w:rPr>
          <w:rFonts w:hint="eastAsia" w:ascii="Times New Roman" w:hAnsi="Times New Roman"/>
          <w:bCs/>
          <w:szCs w:val="21"/>
        </w:rPr>
        <w:t>with</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special</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flour</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variety</w:t>
      </w:r>
      <w:r>
        <w:rPr>
          <w:rFonts w:hint="eastAsia"/>
          <w:bCs/>
          <w:szCs w:val="21"/>
        </w:rPr>
        <w:t xml:space="preserve"> </w:t>
      </w:r>
      <w:r>
        <w:rPr>
          <w:rFonts w:hint="eastAsia" w:ascii="Times New Roman" w:hAnsi="Times New Roman"/>
          <w:bCs/>
          <w:szCs w:val="21"/>
        </w:rPr>
        <w:t>Zhongjiazao</w:t>
      </w:r>
      <w:r>
        <w:rPr>
          <w:rFonts w:hint="eastAsia"/>
          <w:bCs/>
          <w:szCs w:val="21"/>
        </w:rPr>
        <w:t xml:space="preserve"> </w:t>
      </w:r>
      <w:r>
        <w:rPr>
          <w:rFonts w:hint="eastAsia" w:ascii="Times New Roman" w:hAnsi="Times New Roman"/>
          <w:bCs/>
          <w:szCs w:val="21"/>
        </w:rPr>
        <w:t>17</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two</w:t>
      </w:r>
      <w:r>
        <w:rPr>
          <w:rFonts w:hint="eastAsia"/>
          <w:bCs/>
          <w:szCs w:val="21"/>
        </w:rPr>
        <w:t>-</w:t>
      </w:r>
      <w:r>
        <w:rPr>
          <w:rFonts w:hint="eastAsia" w:ascii="Times New Roman" w:hAnsi="Times New Roman"/>
          <w:bCs/>
          <w:szCs w:val="21"/>
        </w:rPr>
        <w:t>line</w:t>
      </w:r>
      <w:r>
        <w:rPr>
          <w:rFonts w:hint="eastAsia"/>
          <w:bCs/>
          <w:szCs w:val="21"/>
        </w:rPr>
        <w:t xml:space="preserve"> </w:t>
      </w:r>
      <w:r>
        <w:rPr>
          <w:rFonts w:hint="eastAsia" w:ascii="Times New Roman" w:hAnsi="Times New Roman"/>
          <w:bCs/>
          <w:szCs w:val="21"/>
        </w:rPr>
        <w:t>hybrid</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variety</w:t>
      </w:r>
      <w:r>
        <w:rPr>
          <w:rFonts w:hint="eastAsia"/>
          <w:bCs/>
          <w:szCs w:val="21"/>
        </w:rPr>
        <w:t xml:space="preserve"> </w:t>
      </w:r>
      <w:r>
        <w:rPr>
          <w:rFonts w:hint="eastAsia" w:ascii="Times New Roman" w:hAnsi="Times New Roman"/>
          <w:bCs/>
          <w:szCs w:val="21"/>
        </w:rPr>
        <w:t>Zhuliangyou</w:t>
      </w:r>
      <w:r>
        <w:rPr>
          <w:rFonts w:hint="eastAsia"/>
          <w:bCs/>
          <w:szCs w:val="21"/>
        </w:rPr>
        <w:t xml:space="preserve"> </w:t>
      </w:r>
      <w:r>
        <w:rPr>
          <w:rFonts w:hint="eastAsia" w:ascii="Times New Roman" w:hAnsi="Times New Roman"/>
          <w:bCs/>
          <w:szCs w:val="21"/>
        </w:rPr>
        <w:t>4024</w:t>
      </w:r>
      <w:r>
        <w:rPr>
          <w:rFonts w:hint="eastAsia"/>
          <w:bCs/>
          <w:szCs w:val="21"/>
        </w:rPr>
        <w:t xml:space="preserve"> </w:t>
      </w:r>
      <w:r>
        <w:rPr>
          <w:rFonts w:hint="eastAsia" w:ascii="Times New Roman" w:hAnsi="Times New Roman"/>
          <w:bCs/>
          <w:szCs w:val="21"/>
        </w:rPr>
        <w:t>as</w:t>
      </w:r>
      <w:r>
        <w:rPr>
          <w:rFonts w:hint="eastAsia"/>
          <w:bCs/>
          <w:szCs w:val="21"/>
        </w:rPr>
        <w:t xml:space="preserve"> </w:t>
      </w:r>
      <w:r>
        <w:rPr>
          <w:rFonts w:hint="eastAsia" w:ascii="Times New Roman" w:hAnsi="Times New Roman"/>
          <w:bCs/>
          <w:szCs w:val="21"/>
        </w:rPr>
        <w:t>materials</w:t>
      </w:r>
      <w:r>
        <w:rPr>
          <w:rFonts w:hint="eastAsia"/>
          <w:bCs/>
          <w:szCs w:val="21"/>
        </w:rPr>
        <w:t xml:space="preserve">. </w:t>
      </w:r>
      <w:r>
        <w:rPr>
          <w:rFonts w:hint="eastAsia" w:ascii="Times New Roman" w:hAnsi="Times New Roman"/>
          <w:bCs/>
          <w:szCs w:val="21"/>
        </w:rPr>
        <w:t>A</w:t>
      </w:r>
      <w:r>
        <w:rPr>
          <w:rFonts w:hint="eastAsia"/>
          <w:bCs/>
          <w:szCs w:val="21"/>
        </w:rPr>
        <w:t xml:space="preserve"> </w:t>
      </w:r>
      <w:r>
        <w:rPr>
          <w:rFonts w:hint="eastAsia" w:ascii="Times New Roman" w:hAnsi="Times New Roman"/>
          <w:bCs/>
          <w:szCs w:val="21"/>
        </w:rPr>
        <w:t>two</w:t>
      </w:r>
      <w:r>
        <w:rPr>
          <w:rFonts w:hint="eastAsia"/>
          <w:bCs/>
          <w:szCs w:val="21"/>
        </w:rPr>
        <w:t>-</w:t>
      </w:r>
      <w:r>
        <w:rPr>
          <w:rFonts w:hint="eastAsia" w:ascii="Times New Roman" w:hAnsi="Times New Roman"/>
          <w:bCs/>
          <w:szCs w:val="21"/>
        </w:rPr>
        <w:t>factor</w:t>
      </w:r>
      <w:r>
        <w:rPr>
          <w:rFonts w:hint="eastAsia"/>
          <w:bCs/>
          <w:szCs w:val="21"/>
        </w:rPr>
        <w:t xml:space="preserve"> </w:t>
      </w:r>
      <w:r>
        <w:rPr>
          <w:rFonts w:hint="eastAsia" w:ascii="Times New Roman" w:hAnsi="Times New Roman"/>
          <w:bCs/>
          <w:szCs w:val="21"/>
        </w:rPr>
        <w:t>randomized</w:t>
      </w:r>
      <w:r>
        <w:rPr>
          <w:rFonts w:hint="eastAsia"/>
          <w:bCs/>
          <w:szCs w:val="21"/>
        </w:rPr>
        <w:t xml:space="preserve"> </w:t>
      </w:r>
      <w:r>
        <w:rPr>
          <w:rFonts w:hint="eastAsia" w:ascii="Times New Roman" w:hAnsi="Times New Roman"/>
          <w:bCs/>
          <w:szCs w:val="21"/>
        </w:rPr>
        <w:t>block</w:t>
      </w:r>
      <w:r>
        <w:rPr>
          <w:rFonts w:hint="eastAsia"/>
          <w:bCs/>
          <w:szCs w:val="21"/>
        </w:rPr>
        <w:t xml:space="preserve"> </w:t>
      </w:r>
      <w:r>
        <w:rPr>
          <w:rFonts w:hint="eastAsia" w:ascii="Times New Roman" w:hAnsi="Times New Roman"/>
          <w:bCs/>
          <w:szCs w:val="21"/>
        </w:rPr>
        <w:t>design</w:t>
      </w:r>
      <w:r>
        <w:rPr>
          <w:rFonts w:hint="eastAsia"/>
          <w:bCs/>
          <w:szCs w:val="21"/>
        </w:rPr>
        <w:t xml:space="preserve"> </w:t>
      </w:r>
      <w:r>
        <w:rPr>
          <w:rFonts w:hint="eastAsia" w:ascii="Times New Roman" w:hAnsi="Times New Roman"/>
          <w:bCs/>
          <w:szCs w:val="21"/>
        </w:rPr>
        <w:t>was</w:t>
      </w:r>
      <w:r>
        <w:rPr>
          <w:rFonts w:hint="eastAsia"/>
          <w:bCs/>
          <w:szCs w:val="21"/>
        </w:rPr>
        <w:t xml:space="preserve"> </w:t>
      </w:r>
      <w:r>
        <w:rPr>
          <w:rFonts w:hint="eastAsia" w:ascii="Times New Roman" w:hAnsi="Times New Roman"/>
          <w:bCs/>
          <w:szCs w:val="21"/>
        </w:rPr>
        <w:t>used</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experiment</w:t>
      </w:r>
      <w:r>
        <w:rPr>
          <w:rFonts w:hint="eastAsia"/>
          <w:bCs/>
          <w:szCs w:val="21"/>
        </w:rPr>
        <w:t xml:space="preserve">. </w:t>
      </w:r>
      <w:r>
        <w:rPr>
          <w:rFonts w:hint="eastAsia" w:ascii="Times New Roman" w:hAnsi="Times New Roman"/>
          <w:bCs/>
          <w:szCs w:val="21"/>
        </w:rPr>
        <w:t>Four</w:t>
      </w:r>
      <w:r>
        <w:rPr>
          <w:rFonts w:hint="eastAsia"/>
          <w:bCs/>
          <w:szCs w:val="21"/>
        </w:rPr>
        <w:t xml:space="preserve"> </w:t>
      </w:r>
      <w:r>
        <w:rPr>
          <w:rFonts w:hint="eastAsia" w:ascii="Times New Roman" w:hAnsi="Times New Roman"/>
          <w:bCs/>
          <w:szCs w:val="21"/>
        </w:rPr>
        <w:t>different</w:t>
      </w:r>
      <w:r>
        <w:rPr>
          <w:rFonts w:hint="eastAsia"/>
          <w:bCs/>
          <w:szCs w:val="21"/>
        </w:rPr>
        <w:t xml:space="preserve"> </w:t>
      </w:r>
      <w:r>
        <w:rPr>
          <w:rFonts w:hint="eastAsia" w:ascii="Times New Roman" w:hAnsi="Times New Roman"/>
          <w:bCs/>
          <w:szCs w:val="21"/>
        </w:rPr>
        <w:t>phosphorus</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gradients</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0</w:t>
      </w:r>
      <w:r>
        <w:rPr>
          <w:rFonts w:hint="eastAsia"/>
          <w:bCs/>
          <w:szCs w:val="21"/>
        </w:rPr>
        <w:t xml:space="preserve"> </w:t>
      </w:r>
      <w:r>
        <w:rPr>
          <w:rFonts w:hint="eastAsia" w:ascii="Times New Roman" w:hAnsi="Times New Roman"/>
          <w:bCs/>
          <w:szCs w:val="21"/>
        </w:rPr>
        <w:t>kg</w:t>
      </w:r>
      <w:r>
        <w:rPr>
          <w:rFonts w:hint="eastAsia"/>
          <w:bCs/>
          <w:szCs w:val="21"/>
        </w:rPr>
        <w:t xml:space="preserve"> / </w:t>
      </w:r>
      <w:r>
        <w:rPr>
          <w:rFonts w:hint="eastAsia" w:ascii="Times New Roman" w:hAnsi="Times New Roman"/>
          <w:bCs/>
          <w:szCs w:val="21"/>
        </w:rPr>
        <w:t>hm2</w:t>
      </w:r>
      <w:r>
        <w:rPr>
          <w:rFonts w:hint="eastAsia"/>
          <w:bCs/>
          <w:szCs w:val="21"/>
        </w:rPr>
        <w:t xml:space="preserve"> ( </w:t>
      </w:r>
      <w:r>
        <w:rPr>
          <w:rFonts w:hint="eastAsia" w:ascii="Times New Roman" w:hAnsi="Times New Roman"/>
          <w:bCs/>
          <w:szCs w:val="21"/>
        </w:rPr>
        <w:t>P0</w:t>
      </w:r>
      <w:r>
        <w:rPr>
          <w:rFonts w:hint="eastAsia"/>
          <w:bCs/>
          <w:szCs w:val="21"/>
        </w:rPr>
        <w:t xml:space="preserve"> ), </w:t>
      </w:r>
      <w:r>
        <w:rPr>
          <w:rFonts w:hint="eastAsia" w:ascii="Times New Roman" w:hAnsi="Times New Roman"/>
          <w:bCs/>
          <w:szCs w:val="21"/>
        </w:rPr>
        <w:t>30</w:t>
      </w:r>
      <w:r>
        <w:rPr>
          <w:rFonts w:hint="eastAsia"/>
          <w:bCs/>
          <w:szCs w:val="21"/>
        </w:rPr>
        <w:t xml:space="preserve"> </w:t>
      </w:r>
      <w:r>
        <w:rPr>
          <w:rFonts w:hint="eastAsia" w:ascii="Times New Roman" w:hAnsi="Times New Roman"/>
          <w:bCs/>
          <w:szCs w:val="21"/>
        </w:rPr>
        <w:t>kg</w:t>
      </w:r>
      <w:r>
        <w:rPr>
          <w:rFonts w:hint="eastAsia"/>
          <w:bCs/>
          <w:szCs w:val="21"/>
        </w:rPr>
        <w:t xml:space="preserve"> / </w:t>
      </w:r>
      <w:r>
        <w:rPr>
          <w:rFonts w:hint="eastAsia" w:ascii="Times New Roman" w:hAnsi="Times New Roman"/>
          <w:bCs/>
          <w:szCs w:val="21"/>
        </w:rPr>
        <w:t>hm2</w:t>
      </w:r>
      <w:r>
        <w:rPr>
          <w:rFonts w:hint="eastAsia"/>
          <w:bCs/>
          <w:szCs w:val="21"/>
        </w:rPr>
        <w:t xml:space="preserve"> </w:t>
      </w:r>
      <w:r>
        <w:rPr>
          <w:rFonts w:hint="eastAsia" w:ascii="Times New Roman" w:hAnsi="Times New Roman"/>
          <w:bCs/>
          <w:szCs w:val="21"/>
        </w:rPr>
        <w:t>P</w:t>
      </w:r>
      <w:r>
        <w:rPr>
          <w:rFonts w:hint="eastAsia"/>
          <w:bCs/>
          <w:szCs w:val="21"/>
        </w:rPr>
        <w:t xml:space="preserve"> ( </w:t>
      </w:r>
      <w:r>
        <w:rPr>
          <w:rFonts w:hint="eastAsia" w:ascii="Times New Roman" w:hAnsi="Times New Roman"/>
          <w:bCs/>
          <w:szCs w:val="21"/>
        </w:rPr>
        <w:t>30</w:t>
      </w:r>
      <w:r>
        <w:rPr>
          <w:rFonts w:hint="eastAsia"/>
          <w:bCs/>
          <w:szCs w:val="21"/>
        </w:rPr>
        <w:t xml:space="preserve"> ), </w:t>
      </w:r>
      <w:r>
        <w:rPr>
          <w:rFonts w:hint="eastAsia" w:ascii="Times New Roman" w:hAnsi="Times New Roman"/>
          <w:bCs/>
          <w:szCs w:val="21"/>
        </w:rPr>
        <w:t>60</w:t>
      </w:r>
      <w:r>
        <w:rPr>
          <w:rFonts w:hint="eastAsia"/>
          <w:bCs/>
          <w:szCs w:val="21"/>
        </w:rPr>
        <w:t xml:space="preserve"> </w:t>
      </w:r>
      <w:r>
        <w:rPr>
          <w:rFonts w:hint="eastAsia" w:ascii="Times New Roman" w:hAnsi="Times New Roman"/>
          <w:bCs/>
          <w:szCs w:val="21"/>
        </w:rPr>
        <w:t>kg</w:t>
      </w:r>
      <w:r>
        <w:rPr>
          <w:rFonts w:hint="eastAsia"/>
          <w:bCs/>
          <w:szCs w:val="21"/>
        </w:rPr>
        <w:t xml:space="preserve"> / </w:t>
      </w:r>
      <w:r>
        <w:rPr>
          <w:rFonts w:hint="eastAsia" w:ascii="Times New Roman" w:hAnsi="Times New Roman"/>
          <w:bCs/>
          <w:szCs w:val="21"/>
        </w:rPr>
        <w:t>hm2</w:t>
      </w:r>
      <w:r>
        <w:rPr>
          <w:rFonts w:hint="eastAsia"/>
          <w:bCs/>
          <w:szCs w:val="21"/>
        </w:rPr>
        <w:t xml:space="preserve"> ( </w:t>
      </w:r>
      <w:r>
        <w:rPr>
          <w:rFonts w:hint="eastAsia" w:ascii="Times New Roman" w:hAnsi="Times New Roman"/>
          <w:bCs/>
          <w:szCs w:val="21"/>
        </w:rPr>
        <w:t>P60</w:t>
      </w:r>
      <w:r>
        <w:rPr>
          <w:rFonts w:hint="eastAsia"/>
          <w:bCs/>
          <w:szCs w:val="21"/>
        </w:rPr>
        <w:t xml:space="preserve"> )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90</w:t>
      </w:r>
      <w:r>
        <w:rPr>
          <w:rFonts w:hint="eastAsia"/>
          <w:bCs/>
          <w:szCs w:val="21"/>
        </w:rPr>
        <w:t xml:space="preserve"> </w:t>
      </w:r>
      <w:r>
        <w:rPr>
          <w:rFonts w:hint="eastAsia" w:ascii="Times New Roman" w:hAnsi="Times New Roman"/>
          <w:bCs/>
          <w:szCs w:val="21"/>
        </w:rPr>
        <w:t>kg</w:t>
      </w:r>
      <w:r>
        <w:rPr>
          <w:rFonts w:hint="eastAsia"/>
          <w:bCs/>
          <w:szCs w:val="21"/>
        </w:rPr>
        <w:t xml:space="preserve"> / </w:t>
      </w:r>
      <w:r>
        <w:rPr>
          <w:rFonts w:hint="eastAsia" w:ascii="Times New Roman" w:hAnsi="Times New Roman"/>
          <w:bCs/>
          <w:szCs w:val="21"/>
        </w:rPr>
        <w:t>hm2</w:t>
      </w:r>
      <w:r>
        <w:rPr>
          <w:rFonts w:hint="eastAsia"/>
          <w:bCs/>
          <w:szCs w:val="21"/>
        </w:rPr>
        <w:t xml:space="preserve"> ( </w:t>
      </w:r>
      <w:r>
        <w:rPr>
          <w:rFonts w:hint="eastAsia" w:ascii="Times New Roman" w:hAnsi="Times New Roman"/>
          <w:bCs/>
          <w:szCs w:val="21"/>
        </w:rPr>
        <w:t>P90</w:t>
      </w:r>
      <w:r>
        <w:rPr>
          <w:rFonts w:hint="eastAsia"/>
          <w:bCs/>
          <w:szCs w:val="21"/>
        </w:rPr>
        <w:t xml:space="preserve"> ) </w:t>
      </w:r>
      <w:r>
        <w:rPr>
          <w:rFonts w:hint="eastAsia" w:ascii="Times New Roman" w:hAnsi="Times New Roman"/>
          <w:bCs/>
          <w:szCs w:val="21"/>
        </w:rPr>
        <w:t>were</w:t>
      </w:r>
      <w:r>
        <w:rPr>
          <w:rFonts w:hint="eastAsia"/>
          <w:bCs/>
          <w:szCs w:val="21"/>
        </w:rPr>
        <w:t xml:space="preserve"> </w:t>
      </w:r>
      <w:r>
        <w:rPr>
          <w:rFonts w:hint="eastAsia" w:ascii="Times New Roman" w:hAnsi="Times New Roman"/>
          <w:bCs/>
          <w:szCs w:val="21"/>
        </w:rPr>
        <w:t>set</w:t>
      </w:r>
      <w:r>
        <w:rPr>
          <w:rFonts w:hint="eastAsia"/>
          <w:bCs/>
          <w:szCs w:val="21"/>
        </w:rPr>
        <w:t xml:space="preserve"> </w:t>
      </w:r>
      <w:r>
        <w:rPr>
          <w:rFonts w:hint="eastAsia" w:ascii="Times New Roman" w:hAnsi="Times New Roman"/>
          <w:bCs/>
          <w:szCs w:val="21"/>
        </w:rPr>
        <w:t>up</w:t>
      </w:r>
      <w:r>
        <w:rPr>
          <w:rFonts w:hint="eastAsia"/>
          <w:bCs/>
          <w:szCs w:val="21"/>
        </w:rPr>
        <w:t xml:space="preserve"> </w:t>
      </w:r>
      <w:r>
        <w:rPr>
          <w:rFonts w:hint="eastAsia" w:ascii="Times New Roman" w:hAnsi="Times New Roman"/>
          <w:bCs/>
          <w:szCs w:val="21"/>
        </w:rPr>
        <w:t>to</w:t>
      </w:r>
      <w:r>
        <w:rPr>
          <w:rFonts w:hint="eastAsia"/>
          <w:bCs/>
          <w:szCs w:val="21"/>
        </w:rPr>
        <w:t xml:space="preserve"> </w:t>
      </w:r>
      <w:r>
        <w:rPr>
          <w:rFonts w:hint="eastAsia" w:ascii="Times New Roman" w:hAnsi="Times New Roman"/>
          <w:bCs/>
          <w:szCs w:val="21"/>
        </w:rPr>
        <w:t>determine</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effects</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different</w:t>
      </w:r>
      <w:r>
        <w:rPr>
          <w:rFonts w:hint="eastAsia"/>
          <w:bCs/>
          <w:szCs w:val="21"/>
        </w:rPr>
        <w:t xml:space="preserve"> </w:t>
      </w:r>
      <w:r>
        <w:rPr>
          <w:rFonts w:hint="eastAsia" w:ascii="Times New Roman" w:hAnsi="Times New Roman"/>
          <w:bCs/>
          <w:szCs w:val="21"/>
        </w:rPr>
        <w:t>phosphorus</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application</w:t>
      </w:r>
      <w:r>
        <w:rPr>
          <w:rFonts w:hint="eastAsia"/>
          <w:bCs/>
          <w:szCs w:val="21"/>
        </w:rPr>
        <w:t xml:space="preserve"> </w:t>
      </w:r>
      <w:r>
        <w:rPr>
          <w:rFonts w:hint="eastAsia" w:ascii="Times New Roman" w:hAnsi="Times New Roman"/>
          <w:bCs/>
          <w:szCs w:val="21"/>
        </w:rPr>
        <w:t>rates</w:t>
      </w:r>
      <w:r>
        <w:rPr>
          <w:rFonts w:hint="eastAsia"/>
          <w:bCs/>
          <w:szCs w:val="21"/>
        </w:rPr>
        <w:t xml:space="preserve"> </w:t>
      </w:r>
      <w:r>
        <w:rPr>
          <w:rFonts w:hint="eastAsia" w:ascii="Times New Roman" w:hAnsi="Times New Roman"/>
          <w:bCs/>
          <w:szCs w:val="21"/>
        </w:rPr>
        <w:t>on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traits</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flour</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results</w:t>
      </w:r>
      <w:r>
        <w:rPr>
          <w:rFonts w:hint="eastAsia"/>
          <w:bCs/>
          <w:szCs w:val="21"/>
        </w:rPr>
        <w:t xml:space="preserve"> </w:t>
      </w:r>
      <w:r>
        <w:rPr>
          <w:rFonts w:hint="eastAsia" w:ascii="Times New Roman" w:hAnsi="Times New Roman"/>
          <w:bCs/>
          <w:szCs w:val="21"/>
        </w:rPr>
        <w:t>showed</w:t>
      </w:r>
      <w:r>
        <w:rPr>
          <w:rFonts w:hint="eastAsia"/>
          <w:bCs/>
          <w:szCs w:val="21"/>
        </w:rPr>
        <w:t xml:space="preserve"> </w:t>
      </w:r>
      <w:r>
        <w:rPr>
          <w:rFonts w:hint="eastAsia" w:ascii="Times New Roman" w:hAnsi="Times New Roman"/>
          <w:bCs/>
          <w:szCs w:val="21"/>
        </w:rPr>
        <w:t>that</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application</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phosphate</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an</w:t>
      </w:r>
      <w:r>
        <w:rPr>
          <w:rFonts w:hint="eastAsia"/>
          <w:bCs/>
          <w:szCs w:val="21"/>
        </w:rPr>
        <w:t xml:space="preserve"> </w:t>
      </w:r>
      <w:r>
        <w:rPr>
          <w:rFonts w:hint="eastAsia" w:ascii="Times New Roman" w:hAnsi="Times New Roman"/>
          <w:bCs/>
          <w:szCs w:val="21"/>
        </w:rPr>
        <w:t>appropriate</w:t>
      </w:r>
      <w:r>
        <w:rPr>
          <w:rFonts w:hint="eastAsia"/>
          <w:bCs/>
          <w:szCs w:val="21"/>
        </w:rPr>
        <w:t xml:space="preserve"> </w:t>
      </w:r>
      <w:r>
        <w:rPr>
          <w:rFonts w:hint="eastAsia" w:ascii="Times New Roman" w:hAnsi="Times New Roman"/>
          <w:bCs/>
          <w:szCs w:val="21"/>
        </w:rPr>
        <w:t>range</w:t>
      </w:r>
      <w:r>
        <w:rPr>
          <w:rFonts w:hint="eastAsia"/>
          <w:bCs/>
          <w:szCs w:val="21"/>
        </w:rPr>
        <w:t xml:space="preserve"> </w:t>
      </w:r>
      <w:r>
        <w:rPr>
          <w:rFonts w:hint="eastAsia" w:ascii="Times New Roman" w:hAnsi="Times New Roman"/>
          <w:bCs/>
          <w:szCs w:val="21"/>
        </w:rPr>
        <w:t>would</w:t>
      </w:r>
      <w:r>
        <w:rPr>
          <w:rFonts w:hint="eastAsia"/>
          <w:bCs/>
          <w:szCs w:val="21"/>
        </w:rPr>
        <w:t xml:space="preserve"> </w:t>
      </w:r>
      <w:r>
        <w:rPr>
          <w:rFonts w:hint="eastAsia" w:ascii="Times New Roman" w:hAnsi="Times New Roman"/>
          <w:bCs/>
          <w:szCs w:val="21"/>
        </w:rPr>
        <w:t>increase</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flour</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excessive</w:t>
      </w:r>
      <w:r>
        <w:rPr>
          <w:rFonts w:hint="eastAsia"/>
          <w:bCs/>
          <w:szCs w:val="21"/>
        </w:rPr>
        <w:t xml:space="preserve"> </w:t>
      </w:r>
      <w:r>
        <w:rPr>
          <w:rFonts w:hint="eastAsia" w:ascii="Times New Roman" w:hAnsi="Times New Roman"/>
          <w:bCs/>
          <w:szCs w:val="21"/>
        </w:rPr>
        <w:t>phosphate</w:t>
      </w:r>
      <w:r>
        <w:rPr>
          <w:rFonts w:hint="eastAsia"/>
          <w:bCs/>
          <w:szCs w:val="21"/>
        </w:rPr>
        <w:t xml:space="preserve"> </w:t>
      </w:r>
      <w:r>
        <w:rPr>
          <w:rFonts w:hint="eastAsia" w:ascii="Times New Roman" w:hAnsi="Times New Roman"/>
          <w:bCs/>
          <w:szCs w:val="21"/>
        </w:rPr>
        <w:t>fertilizer</w:t>
      </w:r>
      <w:r>
        <w:rPr>
          <w:rFonts w:hint="eastAsia"/>
          <w:bCs/>
          <w:szCs w:val="21"/>
        </w:rPr>
        <w:t xml:space="preserve"> </w:t>
      </w:r>
      <w:r>
        <w:rPr>
          <w:rFonts w:hint="eastAsia" w:ascii="Times New Roman" w:hAnsi="Times New Roman"/>
          <w:bCs/>
          <w:szCs w:val="21"/>
        </w:rPr>
        <w:t>was</w:t>
      </w:r>
      <w:r>
        <w:rPr>
          <w:rFonts w:hint="eastAsia"/>
          <w:bCs/>
          <w:szCs w:val="21"/>
        </w:rPr>
        <w:t xml:space="preserve"> </w:t>
      </w:r>
      <w:r>
        <w:rPr>
          <w:rFonts w:hint="eastAsia" w:ascii="Times New Roman" w:hAnsi="Times New Roman"/>
          <w:bCs/>
          <w:szCs w:val="21"/>
        </w:rPr>
        <w:t>not</w:t>
      </w:r>
      <w:r>
        <w:rPr>
          <w:rFonts w:hint="eastAsia"/>
          <w:bCs/>
          <w:szCs w:val="21"/>
        </w:rPr>
        <w:t xml:space="preserve"> </w:t>
      </w:r>
      <w:r>
        <w:rPr>
          <w:rFonts w:hint="eastAsia" w:ascii="Times New Roman" w:hAnsi="Times New Roman"/>
          <w:bCs/>
          <w:szCs w:val="21"/>
        </w:rPr>
        <w:t>conducive</w:t>
      </w:r>
      <w:r>
        <w:rPr>
          <w:rFonts w:hint="eastAsia"/>
          <w:bCs/>
          <w:szCs w:val="21"/>
        </w:rPr>
        <w:t xml:space="preserve"> </w:t>
      </w:r>
      <w:r>
        <w:rPr>
          <w:rFonts w:hint="eastAsia" w:ascii="Times New Roman" w:hAnsi="Times New Roman"/>
          <w:bCs/>
          <w:szCs w:val="21"/>
        </w:rPr>
        <w:t>to</w:t>
      </w:r>
      <w:r>
        <w:rPr>
          <w:rFonts w:hint="eastAsia"/>
          <w:bCs/>
          <w:szCs w:val="21"/>
        </w:rPr>
        <w:t xml:space="preserve"> </w:t>
      </w:r>
      <w:r>
        <w:rPr>
          <w:rFonts w:hint="eastAsia" w:ascii="Times New Roman" w:hAnsi="Times New Roman"/>
          <w:bCs/>
          <w:szCs w:val="21"/>
        </w:rPr>
        <w:t>further</w:t>
      </w:r>
      <w:r>
        <w:rPr>
          <w:rFonts w:hint="eastAsia"/>
          <w:bCs/>
          <w:szCs w:val="21"/>
        </w:rPr>
        <w:t xml:space="preserve"> </w:t>
      </w:r>
      <w:r>
        <w:rPr>
          <w:rFonts w:hint="eastAsia" w:ascii="Times New Roman" w:hAnsi="Times New Roman"/>
          <w:bCs/>
          <w:szCs w:val="21"/>
        </w:rPr>
        <w:t>increase</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or</w:t>
      </w:r>
      <w:r>
        <w:rPr>
          <w:rFonts w:hint="eastAsia"/>
          <w:bCs/>
          <w:szCs w:val="21"/>
        </w:rPr>
        <w:t xml:space="preserve"> </w:t>
      </w:r>
      <w:r>
        <w:rPr>
          <w:rFonts w:hint="eastAsia" w:ascii="Times New Roman" w:hAnsi="Times New Roman"/>
          <w:bCs/>
          <w:szCs w:val="21"/>
        </w:rPr>
        <w:t>even</w:t>
      </w:r>
      <w:r>
        <w:rPr>
          <w:rFonts w:hint="eastAsia"/>
          <w:bCs/>
          <w:szCs w:val="21"/>
        </w:rPr>
        <w:t xml:space="preserve"> </w:t>
      </w:r>
      <w:r>
        <w:rPr>
          <w:rFonts w:hint="eastAsia" w:ascii="Times New Roman" w:hAnsi="Times New Roman"/>
          <w:bCs/>
          <w:szCs w:val="21"/>
        </w:rPr>
        <w:t>lead</w:t>
      </w:r>
      <w:r>
        <w:rPr>
          <w:rFonts w:hint="eastAsia"/>
          <w:bCs/>
          <w:szCs w:val="21"/>
        </w:rPr>
        <w:t xml:space="preserve"> </w:t>
      </w:r>
      <w:r>
        <w:rPr>
          <w:rFonts w:hint="eastAsia" w:ascii="Times New Roman" w:hAnsi="Times New Roman"/>
          <w:bCs/>
          <w:szCs w:val="21"/>
        </w:rPr>
        <w:t>to</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reduction</w:t>
      </w:r>
      <w:r>
        <w:rPr>
          <w:rFonts w:hint="eastAsia"/>
          <w:bCs/>
          <w:szCs w:val="21"/>
        </w:rPr>
        <w:t xml:space="preserve">, </w:t>
      </w:r>
      <w:r>
        <w:rPr>
          <w:rFonts w:hint="eastAsia" w:ascii="Times New Roman" w:hAnsi="Times New Roman"/>
          <w:bCs/>
          <w:szCs w:val="21"/>
        </w:rPr>
        <w:t>but</w:t>
      </w:r>
      <w:r>
        <w:rPr>
          <w:rFonts w:hint="eastAsia"/>
          <w:bCs/>
          <w:szCs w:val="21"/>
        </w:rPr>
        <w:t xml:space="preserve"> </w:t>
      </w:r>
      <w:r>
        <w:rPr>
          <w:rFonts w:hint="eastAsia" w:ascii="Times New Roman" w:hAnsi="Times New Roman"/>
          <w:bCs/>
          <w:szCs w:val="21"/>
        </w:rPr>
        <w:t>these</w:t>
      </w:r>
      <w:r>
        <w:rPr>
          <w:rFonts w:hint="eastAsia"/>
          <w:bCs/>
          <w:szCs w:val="21"/>
        </w:rPr>
        <w:t xml:space="preserve"> </w:t>
      </w:r>
      <w:r>
        <w:rPr>
          <w:rFonts w:hint="eastAsia" w:ascii="Times New Roman" w:hAnsi="Times New Roman"/>
          <w:bCs/>
          <w:szCs w:val="21"/>
        </w:rPr>
        <w:t>effects</w:t>
      </w:r>
      <w:r>
        <w:rPr>
          <w:rFonts w:hint="eastAsia"/>
          <w:bCs/>
          <w:szCs w:val="21"/>
        </w:rPr>
        <w:t xml:space="preserve"> </w:t>
      </w:r>
      <w:r>
        <w:rPr>
          <w:rFonts w:hint="eastAsia" w:ascii="Times New Roman" w:hAnsi="Times New Roman"/>
          <w:bCs/>
          <w:szCs w:val="21"/>
        </w:rPr>
        <w:t>were</w:t>
      </w:r>
      <w:r>
        <w:rPr>
          <w:rFonts w:hint="eastAsia"/>
          <w:bCs/>
          <w:szCs w:val="21"/>
        </w:rPr>
        <w:t xml:space="preserve"> </w:t>
      </w:r>
      <w:r>
        <w:rPr>
          <w:rFonts w:hint="eastAsia" w:ascii="Times New Roman" w:hAnsi="Times New Roman"/>
          <w:bCs/>
          <w:szCs w:val="21"/>
        </w:rPr>
        <w:t>not</w:t>
      </w:r>
      <w:r>
        <w:rPr>
          <w:rFonts w:hint="eastAsia"/>
          <w:bCs/>
          <w:szCs w:val="21"/>
        </w:rPr>
        <w:t xml:space="preserve"> </w:t>
      </w:r>
      <w:r>
        <w:rPr>
          <w:rFonts w:hint="eastAsia" w:ascii="Times New Roman" w:hAnsi="Times New Roman"/>
          <w:bCs/>
          <w:szCs w:val="21"/>
        </w:rPr>
        <w:t>significant</w:t>
      </w:r>
      <w:r>
        <w:rPr>
          <w:rFonts w:hint="eastAsia"/>
          <w:bCs/>
          <w:szCs w:val="21"/>
        </w:rPr>
        <w:t xml:space="preserve"> </w:t>
      </w:r>
      <w:r>
        <w:rPr>
          <w:rFonts w:hint="eastAsia" w:ascii="Times New Roman" w:hAnsi="Times New Roman"/>
          <w:bCs/>
          <w:szCs w:val="21"/>
        </w:rPr>
        <w:t>in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experiment</w:t>
      </w:r>
      <w:r>
        <w:rPr>
          <w:rFonts w:hint="eastAsia"/>
          <w:bCs/>
          <w:szCs w:val="21"/>
        </w:rPr>
        <w:t xml:space="preserve">. </w:t>
      </w:r>
      <w:r>
        <w:rPr>
          <w:rFonts w:hint="eastAsia" w:ascii="Times New Roman" w:hAnsi="Times New Roman"/>
          <w:bCs/>
          <w:szCs w:val="21"/>
        </w:rPr>
        <w:t>There</w:t>
      </w:r>
      <w:r>
        <w:rPr>
          <w:rFonts w:hint="eastAsia"/>
          <w:bCs/>
          <w:szCs w:val="21"/>
        </w:rPr>
        <w:t xml:space="preserve"> </w:t>
      </w:r>
      <w:r>
        <w:rPr>
          <w:rFonts w:hint="eastAsia" w:ascii="Times New Roman" w:hAnsi="Times New Roman"/>
          <w:bCs/>
          <w:szCs w:val="21"/>
        </w:rPr>
        <w:t>is</w:t>
      </w:r>
      <w:r>
        <w:rPr>
          <w:rFonts w:hint="eastAsia"/>
          <w:bCs/>
          <w:szCs w:val="21"/>
        </w:rPr>
        <w:t xml:space="preserve"> </w:t>
      </w:r>
      <w:r>
        <w:rPr>
          <w:rFonts w:hint="eastAsia" w:ascii="Times New Roman" w:hAnsi="Times New Roman"/>
          <w:bCs/>
          <w:szCs w:val="21"/>
        </w:rPr>
        <w:t>a</w:t>
      </w:r>
      <w:r>
        <w:rPr>
          <w:rFonts w:hint="eastAsia"/>
          <w:bCs/>
          <w:szCs w:val="21"/>
        </w:rPr>
        <w:t xml:space="preserve"> </w:t>
      </w:r>
      <w:r>
        <w:rPr>
          <w:rFonts w:hint="eastAsia" w:ascii="Times New Roman" w:hAnsi="Times New Roman"/>
          <w:bCs/>
          <w:szCs w:val="21"/>
        </w:rPr>
        <w:t>negative</w:t>
      </w:r>
      <w:r>
        <w:rPr>
          <w:rFonts w:hint="eastAsia"/>
          <w:bCs/>
          <w:szCs w:val="21"/>
        </w:rPr>
        <w:t xml:space="preserve"> </w:t>
      </w:r>
      <w:r>
        <w:rPr>
          <w:rFonts w:hint="eastAsia" w:ascii="Times New Roman" w:hAnsi="Times New Roman"/>
          <w:bCs/>
          <w:szCs w:val="21"/>
        </w:rPr>
        <w:t>correlation</w:t>
      </w:r>
      <w:r>
        <w:rPr>
          <w:rFonts w:hint="eastAsia"/>
          <w:bCs/>
          <w:szCs w:val="21"/>
        </w:rPr>
        <w:t xml:space="preserve"> </w:t>
      </w:r>
      <w:r>
        <w:rPr>
          <w:rFonts w:hint="eastAsia" w:ascii="Times New Roman" w:hAnsi="Times New Roman"/>
          <w:bCs/>
          <w:szCs w:val="21"/>
        </w:rPr>
        <w:t>between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number</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effective</w:t>
      </w:r>
      <w:r>
        <w:rPr>
          <w:rFonts w:hint="eastAsia"/>
          <w:bCs/>
          <w:szCs w:val="21"/>
        </w:rPr>
        <w:t xml:space="preserve"> </w:t>
      </w:r>
      <w:r>
        <w:rPr>
          <w:rFonts w:hint="eastAsia" w:ascii="Times New Roman" w:hAnsi="Times New Roman"/>
          <w:bCs/>
          <w:szCs w:val="21"/>
        </w:rPr>
        <w:t>panicles</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number</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grains</w:t>
      </w:r>
      <w:r>
        <w:rPr>
          <w:rFonts w:hint="eastAsia"/>
          <w:bCs/>
          <w:szCs w:val="21"/>
        </w:rPr>
        <w:t xml:space="preserve"> </w:t>
      </w:r>
      <w:r>
        <w:rPr>
          <w:rFonts w:hint="eastAsia" w:ascii="Times New Roman" w:hAnsi="Times New Roman"/>
          <w:bCs/>
          <w:szCs w:val="21"/>
        </w:rPr>
        <w:t>per</w:t>
      </w:r>
      <w:r>
        <w:rPr>
          <w:rFonts w:hint="eastAsia"/>
          <w:bCs/>
          <w:szCs w:val="21"/>
        </w:rPr>
        <w:t xml:space="preserve"> </w:t>
      </w:r>
      <w:r>
        <w:rPr>
          <w:rFonts w:hint="eastAsia" w:ascii="Times New Roman" w:hAnsi="Times New Roman"/>
          <w:bCs/>
          <w:szCs w:val="21"/>
        </w:rPr>
        <w:t>panicle</w:t>
      </w:r>
      <w:r>
        <w:rPr>
          <w:rFonts w:hint="eastAsia"/>
          <w:bCs/>
          <w:szCs w:val="21"/>
        </w:rPr>
        <w:t xml:space="preserve"> </w:t>
      </w:r>
      <w:r>
        <w:rPr>
          <w:rFonts w:hint="eastAsia" w:ascii="Times New Roman" w:hAnsi="Times New Roman"/>
          <w:bCs/>
          <w:szCs w:val="21"/>
        </w:rPr>
        <w:t>and</w:t>
      </w:r>
      <w:r>
        <w:rPr>
          <w:rFonts w:hint="eastAsia"/>
          <w:bCs/>
          <w:szCs w:val="21"/>
        </w:rPr>
        <w:t xml:space="preserve"> </w:t>
      </w:r>
      <w:r>
        <w:rPr>
          <w:rFonts w:hint="eastAsia" w:ascii="Times New Roman" w:hAnsi="Times New Roman"/>
          <w:bCs/>
          <w:szCs w:val="21"/>
        </w:rPr>
        <w:t>1000</w:t>
      </w:r>
      <w:r>
        <w:rPr>
          <w:rFonts w:hint="eastAsia"/>
          <w:bCs/>
          <w:szCs w:val="21"/>
        </w:rPr>
        <w:t>-</w:t>
      </w:r>
      <w:r>
        <w:rPr>
          <w:rFonts w:hint="eastAsia" w:ascii="Times New Roman" w:hAnsi="Times New Roman"/>
          <w:bCs/>
          <w:szCs w:val="21"/>
        </w:rPr>
        <w:t>grain</w:t>
      </w:r>
      <w:r>
        <w:rPr>
          <w:rFonts w:hint="eastAsia"/>
          <w:bCs/>
          <w:szCs w:val="21"/>
        </w:rPr>
        <w:t xml:space="preserve"> </w:t>
      </w:r>
      <w:r>
        <w:rPr>
          <w:rFonts w:hint="eastAsia" w:ascii="Times New Roman" w:hAnsi="Times New Roman"/>
          <w:bCs/>
          <w:szCs w:val="21"/>
        </w:rPr>
        <w:t>weight</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improvement</w:t>
      </w:r>
      <w:r>
        <w:rPr>
          <w:rFonts w:hint="eastAsia"/>
          <w:bCs/>
          <w:szCs w:val="21"/>
        </w:rPr>
        <w:t xml:space="preserve"> </w:t>
      </w:r>
      <w:r>
        <w:rPr>
          <w:rFonts w:hint="eastAsia" w:ascii="Times New Roman" w:hAnsi="Times New Roman"/>
          <w:bCs/>
          <w:szCs w:val="21"/>
        </w:rPr>
        <w:t>of</w:t>
      </w:r>
      <w:r>
        <w:rPr>
          <w:rFonts w:hint="eastAsia"/>
          <w:bCs/>
          <w:szCs w:val="21"/>
        </w:rPr>
        <w:t xml:space="preserve"> </w:t>
      </w:r>
      <w:r>
        <w:rPr>
          <w:rFonts w:hint="eastAsia" w:ascii="Times New Roman" w:hAnsi="Times New Roman"/>
          <w:bCs/>
          <w:szCs w:val="21"/>
        </w:rPr>
        <w:t>rice</w:t>
      </w:r>
      <w:r>
        <w:rPr>
          <w:rFonts w:hint="eastAsia"/>
          <w:bCs/>
          <w:szCs w:val="21"/>
        </w:rPr>
        <w:t xml:space="preserve"> </w:t>
      </w:r>
      <w:r>
        <w:rPr>
          <w:rFonts w:hint="eastAsia" w:ascii="Times New Roman" w:hAnsi="Times New Roman"/>
          <w:bCs/>
          <w:szCs w:val="21"/>
        </w:rPr>
        <w:t>yield</w:t>
      </w:r>
      <w:r>
        <w:rPr>
          <w:rFonts w:hint="eastAsia"/>
          <w:bCs/>
          <w:szCs w:val="21"/>
        </w:rPr>
        <w:t xml:space="preserve"> </w:t>
      </w:r>
      <w:r>
        <w:rPr>
          <w:rFonts w:hint="eastAsia" w:ascii="Times New Roman" w:hAnsi="Times New Roman"/>
          <w:bCs/>
          <w:szCs w:val="21"/>
        </w:rPr>
        <w:t>is</w:t>
      </w:r>
      <w:r>
        <w:rPr>
          <w:rFonts w:hint="eastAsia"/>
          <w:bCs/>
          <w:szCs w:val="21"/>
        </w:rPr>
        <w:t xml:space="preserve"> </w:t>
      </w:r>
      <w:r>
        <w:rPr>
          <w:rFonts w:hint="eastAsia" w:ascii="Times New Roman" w:hAnsi="Times New Roman"/>
          <w:bCs/>
          <w:szCs w:val="21"/>
        </w:rPr>
        <w:t>coordinated</w:t>
      </w:r>
      <w:r>
        <w:rPr>
          <w:rFonts w:hint="eastAsia"/>
          <w:bCs/>
          <w:szCs w:val="21"/>
        </w:rPr>
        <w:t xml:space="preserve"> </w:t>
      </w:r>
      <w:r>
        <w:rPr>
          <w:rFonts w:hint="eastAsia" w:ascii="Times New Roman" w:hAnsi="Times New Roman"/>
          <w:bCs/>
          <w:szCs w:val="21"/>
        </w:rPr>
        <w:t>to</w:t>
      </w:r>
      <w:r>
        <w:rPr>
          <w:rFonts w:hint="eastAsia"/>
          <w:bCs/>
          <w:szCs w:val="21"/>
        </w:rPr>
        <w:t xml:space="preserve"> </w:t>
      </w:r>
      <w:r>
        <w:rPr>
          <w:rFonts w:hint="eastAsia" w:ascii="Times New Roman" w:hAnsi="Times New Roman"/>
          <w:bCs/>
          <w:szCs w:val="21"/>
        </w:rPr>
        <w:t>find</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relationship</w:t>
      </w:r>
      <w:r>
        <w:rPr>
          <w:rFonts w:hint="eastAsia"/>
          <w:bCs/>
          <w:szCs w:val="21"/>
        </w:rPr>
        <w:t xml:space="preserve"> </w:t>
      </w:r>
      <w:r>
        <w:rPr>
          <w:rFonts w:hint="eastAsia" w:ascii="Times New Roman" w:hAnsi="Times New Roman"/>
          <w:bCs/>
          <w:szCs w:val="21"/>
        </w:rPr>
        <w:t>between</w:t>
      </w:r>
      <w:r>
        <w:rPr>
          <w:rFonts w:hint="eastAsia"/>
          <w:bCs/>
          <w:szCs w:val="21"/>
        </w:rPr>
        <w:t xml:space="preserve"> </w:t>
      </w:r>
      <w:r>
        <w:rPr>
          <w:rFonts w:hint="eastAsia" w:ascii="Times New Roman" w:hAnsi="Times New Roman"/>
          <w:bCs/>
          <w:szCs w:val="21"/>
        </w:rPr>
        <w:t>the</w:t>
      </w:r>
      <w:r>
        <w:rPr>
          <w:rFonts w:hint="eastAsia"/>
          <w:bCs/>
          <w:szCs w:val="21"/>
        </w:rPr>
        <w:t xml:space="preserve"> </w:t>
      </w:r>
      <w:r>
        <w:rPr>
          <w:rFonts w:hint="eastAsia" w:ascii="Times New Roman" w:hAnsi="Times New Roman"/>
          <w:bCs/>
          <w:szCs w:val="21"/>
        </w:rPr>
        <w:t>three</w:t>
      </w:r>
      <w:r>
        <w:rPr>
          <w:rFonts w:hint="eastAsia"/>
          <w:bCs/>
          <w:szCs w:val="21"/>
        </w:rPr>
        <w:t>.</w:t>
      </w:r>
      <w:r>
        <w:rPr>
          <w:bCs/>
          <w:szCs w:val="21"/>
        </w:rPr>
        <w:t xml:space="preserve"> </w:t>
      </w:r>
    </w:p>
    <w:p w14:paraId="68954ECD">
      <w:pPr>
        <w:spacing w:line="440" w:lineRule="exact"/>
        <w:ind w:firstLine="241" w:firstLineChars="100"/>
        <w:jc w:val="left"/>
        <w:rPr>
          <w:szCs w:val="21"/>
        </w:rPr>
      </w:pPr>
      <w:r>
        <w:rPr>
          <w:rFonts w:ascii="Times New Roman" w:hAnsi="Times New Roman"/>
          <w:b/>
          <w:bCs/>
          <w:sz w:val="24"/>
        </w:rPr>
        <w:t>Key</w:t>
      </w:r>
      <w:r>
        <w:rPr>
          <w:b/>
          <w:bCs/>
          <w:sz w:val="24"/>
        </w:rPr>
        <w:t xml:space="preserve"> </w:t>
      </w:r>
      <w:r>
        <w:rPr>
          <w:rFonts w:ascii="Times New Roman" w:hAnsi="Times New Roman"/>
          <w:b/>
          <w:bCs/>
          <w:sz w:val="24"/>
        </w:rPr>
        <w:t>words</w:t>
      </w:r>
      <w:r>
        <w:rPr>
          <w:b/>
          <w:bCs/>
          <w:sz w:val="24"/>
        </w:rPr>
        <w:t>:</w:t>
      </w:r>
      <w:r>
        <w:rPr>
          <w:bCs/>
          <w:szCs w:val="21"/>
        </w:rPr>
        <w:t xml:space="preserve"> </w:t>
      </w:r>
      <w:r>
        <w:rPr>
          <w:rFonts w:ascii="Times New Roman" w:hAnsi="Times New Roman"/>
          <w:bCs/>
          <w:szCs w:val="21"/>
        </w:rPr>
        <w:t>Phosphate</w:t>
      </w:r>
      <w:r>
        <w:rPr>
          <w:bCs/>
          <w:szCs w:val="21"/>
        </w:rPr>
        <w:t xml:space="preserve"> </w:t>
      </w:r>
      <w:r>
        <w:rPr>
          <w:rFonts w:ascii="Times New Roman" w:hAnsi="Times New Roman"/>
          <w:bCs/>
          <w:szCs w:val="21"/>
        </w:rPr>
        <w:t>fertilizer</w:t>
      </w:r>
      <w:r>
        <w:rPr>
          <w:bCs/>
          <w:szCs w:val="21"/>
        </w:rPr>
        <w:t xml:space="preserve"> </w:t>
      </w:r>
      <w:r>
        <w:rPr>
          <w:rFonts w:ascii="Times New Roman" w:hAnsi="Times New Roman"/>
          <w:bCs/>
          <w:szCs w:val="21"/>
        </w:rPr>
        <w:t>application</w:t>
      </w:r>
      <w:r>
        <w:rPr>
          <w:bCs/>
          <w:szCs w:val="21"/>
        </w:rPr>
        <w:t xml:space="preserve"> </w:t>
      </w:r>
      <w:r>
        <w:rPr>
          <w:rFonts w:ascii="Times New Roman" w:hAnsi="Times New Roman"/>
          <w:bCs/>
          <w:szCs w:val="21"/>
        </w:rPr>
        <w:t>amount</w:t>
      </w:r>
      <w:r>
        <w:rPr>
          <w:bCs/>
          <w:szCs w:val="21"/>
        </w:rPr>
        <w:t xml:space="preserve"> ; </w:t>
      </w:r>
      <w:r>
        <w:rPr>
          <w:rFonts w:ascii="Times New Roman" w:hAnsi="Times New Roman"/>
          <w:bCs/>
          <w:szCs w:val="21"/>
        </w:rPr>
        <w:t>rice</w:t>
      </w:r>
      <w:r>
        <w:rPr>
          <w:bCs/>
          <w:szCs w:val="21"/>
        </w:rPr>
        <w:t xml:space="preserve"> </w:t>
      </w:r>
      <w:r>
        <w:rPr>
          <w:rFonts w:ascii="Times New Roman" w:hAnsi="Times New Roman"/>
          <w:bCs/>
          <w:szCs w:val="21"/>
        </w:rPr>
        <w:t>flour</w:t>
      </w:r>
      <w:r>
        <w:rPr>
          <w:bCs/>
          <w:szCs w:val="21"/>
        </w:rPr>
        <w:t xml:space="preserve"> </w:t>
      </w:r>
      <w:r>
        <w:rPr>
          <w:rFonts w:ascii="Times New Roman" w:hAnsi="Times New Roman"/>
          <w:bCs/>
          <w:szCs w:val="21"/>
        </w:rPr>
        <w:t>rice</w:t>
      </w:r>
      <w:r>
        <w:rPr>
          <w:bCs/>
          <w:szCs w:val="21"/>
        </w:rPr>
        <w:t xml:space="preserve"> ; </w:t>
      </w:r>
      <w:r>
        <w:rPr>
          <w:rFonts w:ascii="Times New Roman" w:hAnsi="Times New Roman"/>
          <w:bCs/>
          <w:szCs w:val="21"/>
        </w:rPr>
        <w:t>yield</w:t>
      </w:r>
      <w:r>
        <w:rPr>
          <w:bCs/>
          <w:szCs w:val="21"/>
        </w:rPr>
        <w:t xml:space="preserve"> </w:t>
      </w:r>
      <w:r>
        <w:rPr>
          <w:rFonts w:ascii="Times New Roman" w:hAnsi="Times New Roman"/>
          <w:bCs/>
          <w:szCs w:val="21"/>
        </w:rPr>
        <w:t>traits</w:t>
      </w:r>
      <w:r>
        <w:rPr>
          <w:bCs/>
          <w:szCs w:val="21"/>
        </w:rPr>
        <w:t xml:space="preserve"> </w:t>
      </w:r>
    </w:p>
    <w:p w14:paraId="42FCFCEB">
      <w:pPr>
        <w:spacing w:line="440" w:lineRule="exact"/>
        <w:jc w:val="center"/>
        <w:rPr>
          <w:szCs w:val="21"/>
        </w:rPr>
      </w:pPr>
      <w:r>
        <w:rPr>
          <w:rFonts w:hint="eastAsia" w:hAnsi="宋体"/>
          <w:szCs w:val="21"/>
        </w:rPr>
        <w:t xml:space="preserve"> </w:t>
      </w:r>
    </w:p>
    <w:p w14:paraId="7E7F932B">
      <w:pPr>
        <w:spacing w:line="440" w:lineRule="exact"/>
        <w:outlineLvl w:val="0"/>
        <w:rPr>
          <w:rFonts w:eastAsia="黑体"/>
          <w:sz w:val="30"/>
          <w:szCs w:val="30"/>
        </w:rPr>
      </w:pPr>
      <w:bookmarkStart w:id="0" w:name="_Toc370"/>
      <w:r>
        <w:rPr>
          <w:rFonts w:ascii="Times New Roman" w:hAnsi="Times New Roman" w:eastAsia="黑体"/>
          <w:sz w:val="30"/>
          <w:szCs w:val="30"/>
        </w:rPr>
        <w:t>1</w:t>
      </w:r>
      <w:r>
        <w:rPr>
          <w:rFonts w:hint="eastAsia" w:eastAsia="黑体"/>
          <w:sz w:val="30"/>
          <w:szCs w:val="30"/>
        </w:rPr>
        <w:t xml:space="preserve"> </w:t>
      </w:r>
      <w:r>
        <w:rPr>
          <w:rFonts w:eastAsia="黑体"/>
          <w:sz w:val="30"/>
          <w:szCs w:val="30"/>
        </w:rPr>
        <w:t xml:space="preserve">前言  </w:t>
      </w:r>
      <w:r>
        <w:rPr>
          <w:rFonts w:hint="eastAsia" w:eastAsia="黑体"/>
          <w:sz w:val="30"/>
          <w:szCs w:val="30"/>
        </w:rPr>
        <w:t xml:space="preserve"> </w:t>
      </w:r>
      <w:bookmarkEnd w:id="0"/>
    </w:p>
    <w:p w14:paraId="7F3DC39D">
      <w:pPr>
        <w:spacing w:line="440" w:lineRule="exact"/>
        <w:jc w:val="left"/>
        <w:outlineLvl w:val="1"/>
        <w:rPr>
          <w:rFonts w:eastAsia="黑体"/>
          <w:sz w:val="28"/>
          <w:szCs w:val="28"/>
        </w:rPr>
      </w:pPr>
      <w:bookmarkStart w:id="1" w:name="_Toc9809"/>
      <w:r>
        <w:rPr>
          <w:rFonts w:hint="eastAsia" w:ascii="Times New Roman" w:hAnsi="Times New Roman" w:eastAsia="黑体"/>
          <w:sz w:val="28"/>
          <w:szCs w:val="28"/>
        </w:rPr>
        <w:t>1</w:t>
      </w:r>
      <w:r>
        <w:rPr>
          <w:rFonts w:hint="eastAsia" w:eastAsia="黑体"/>
          <w:sz w:val="28"/>
          <w:szCs w:val="28"/>
        </w:rPr>
        <w:t>.</w:t>
      </w:r>
      <w:r>
        <w:rPr>
          <w:rFonts w:hint="eastAsia" w:ascii="Times New Roman" w:hAnsi="Times New Roman" w:eastAsia="黑体"/>
          <w:sz w:val="28"/>
          <w:szCs w:val="28"/>
        </w:rPr>
        <w:t>1</w:t>
      </w:r>
      <w:r>
        <w:rPr>
          <w:rFonts w:hint="eastAsia" w:eastAsia="黑体"/>
          <w:sz w:val="28"/>
          <w:szCs w:val="28"/>
        </w:rPr>
        <w:t xml:space="preserve"> 研究背景与意义</w:t>
      </w:r>
      <w:bookmarkEnd w:id="1"/>
    </w:p>
    <w:p w14:paraId="7328A6DF">
      <w:pPr>
        <w:spacing w:line="440" w:lineRule="exact"/>
        <w:ind w:firstLine="480" w:firstLineChars="200"/>
        <w:rPr>
          <w:rFonts w:hint="eastAsia" w:ascii="宋体" w:hAnsi="宋体" w:cs="宋体"/>
          <w:sz w:val="24"/>
        </w:rPr>
      </w:pPr>
      <w:r>
        <w:rPr>
          <w:rFonts w:ascii="宋体" w:hAnsi="宋体" w:cs="宋体"/>
          <w:sz w:val="24"/>
        </w:rPr>
        <w:t>水稻作为我国三大粮食作物之一，其种植面积约占粮食作物总面积的</w:t>
      </w:r>
      <w:r>
        <w:rPr>
          <w:rFonts w:ascii="Times New Roman" w:hAnsi="Times New Roman" w:cs="宋体"/>
          <w:sz w:val="24"/>
        </w:rPr>
        <w:t>27</w:t>
      </w:r>
      <w:r>
        <w:rPr>
          <w:rFonts w:ascii="宋体" w:hAnsi="宋体" w:cs="宋体"/>
          <w:sz w:val="24"/>
        </w:rPr>
        <w:t>%，稻谷产量约占粮食总产量的</w:t>
      </w:r>
      <w:r>
        <w:rPr>
          <w:rFonts w:ascii="Times New Roman" w:hAnsi="Times New Roman" w:cs="宋体"/>
          <w:sz w:val="24"/>
        </w:rPr>
        <w:t>40</w:t>
      </w:r>
      <w:r>
        <w:rPr>
          <w:rFonts w:ascii="宋体" w:hAnsi="宋体" w:cs="宋体"/>
          <w:sz w:val="24"/>
        </w:rPr>
        <w:t>%</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w:instrText>
      </w:r>
      <w:r>
        <w:rPr>
          <w:rFonts w:ascii="宋体" w:hAnsi="宋体" w:cs="宋体"/>
          <w:sz w:val="24"/>
          <w:vertAlign w:val="superscript"/>
        </w:rPr>
        <w:instrText xml:space="preserve">REF _Ref229236149 \r \h</w:instrText>
      </w:r>
      <w:r>
        <w:rPr>
          <w:rFonts w:hint="eastAsia" w:ascii="宋体" w:hAnsi="宋体" w:cs="宋体"/>
          <w:sz w:val="24"/>
          <w:vertAlign w:val="superscript"/>
        </w:rPr>
        <w:instrText xml:space="preserve">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1</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w:t>
      </w:r>
      <w:r>
        <w:rPr>
          <w:rFonts w:ascii="宋体" w:hAnsi="宋体" w:cs="宋体"/>
          <w:sz w:val="24"/>
        </w:rPr>
        <w:t>水稻不仅直接提供口粮，也是多种传统食品加工的重要原料。</w:t>
      </w:r>
      <w:r>
        <w:rPr>
          <w:rFonts w:hint="eastAsia" w:ascii="宋体" w:hAnsi="宋体" w:cs="宋体"/>
          <w:sz w:val="24"/>
        </w:rPr>
        <w:t>其中米粉稻是指稻米直链淀粉含量较高、适宜制作米粉等米制品的专用水稻。我国作为稻米消费大国，米粉等传统米制品市场需求持续增长，但长期以来，优质米粉专用稻品种相对缺乏，</w:t>
      </w:r>
      <w:r>
        <w:rPr>
          <w:rFonts w:ascii="宋体" w:hAnsi="宋体" w:cs="宋体"/>
          <w:sz w:val="24"/>
        </w:rPr>
        <w:t>限制了米粉加工产业的原料升级与品质提升</w:t>
      </w:r>
      <w:r>
        <w:rPr>
          <w:rFonts w:hint="eastAsia" w:ascii="宋体" w:hAnsi="宋体" w:cs="宋体"/>
          <w:sz w:val="24"/>
        </w:rPr>
        <w:t>。近年来，育种工作取得显著进展，一系列高产且加工特性优良的米粉稻品种（如“特优</w:t>
      </w:r>
      <w:r>
        <w:rPr>
          <w:rFonts w:hint="eastAsia" w:ascii="Times New Roman" w:hAnsi="Times New Roman" w:cs="宋体"/>
          <w:sz w:val="24"/>
        </w:rPr>
        <w:t>269</w:t>
      </w:r>
      <w:r>
        <w:rPr>
          <w:rFonts w:hint="eastAsia" w:ascii="宋体" w:hAnsi="宋体" w:cs="宋体"/>
          <w:sz w:val="24"/>
        </w:rPr>
        <w:t>”、“湘早籼</w:t>
      </w:r>
      <w:r>
        <w:rPr>
          <w:rFonts w:hint="eastAsia" w:ascii="Times New Roman" w:hAnsi="Times New Roman" w:cs="宋体"/>
          <w:sz w:val="24"/>
        </w:rPr>
        <w:t>32</w:t>
      </w:r>
      <w:r>
        <w:rPr>
          <w:rFonts w:hint="eastAsia" w:ascii="宋体" w:hAnsi="宋体" w:cs="宋体"/>
          <w:sz w:val="24"/>
        </w:rPr>
        <w:t>号”等）相继育成并推广，为米粉稻产业发展奠定了品种基础</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_Ref229236226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2</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。水稻高产优质栽培是</w:t>
      </w:r>
      <w:r>
        <w:rPr>
          <w:rFonts w:hint="eastAsia" w:ascii="宋体" w:hAnsi="宋体" w:cs="宋体"/>
          <w:sz w:val="24"/>
          <w:lang w:val="en-US" w:eastAsia="zh-CN"/>
        </w:rPr>
        <w:t>米粉稻</w:t>
      </w:r>
      <w:r>
        <w:rPr>
          <w:rFonts w:hint="eastAsia" w:ascii="宋体" w:hAnsi="宋体" w:cs="宋体"/>
          <w:sz w:val="24"/>
        </w:rPr>
        <w:t>产业发展的关键，</w:t>
      </w:r>
      <w:r>
        <w:rPr>
          <w:rFonts w:hint="eastAsia" w:ascii="宋体" w:hAnsi="宋体" w:cs="宋体"/>
          <w:sz w:val="24"/>
          <w:lang w:val="en-US" w:eastAsia="zh-CN"/>
        </w:rPr>
        <w:t>而想要实现水稻高产，就要研究更好的施肥措施</w:t>
      </w:r>
      <w:r>
        <w:rPr>
          <w:rFonts w:hint="eastAsia" w:ascii="宋体" w:hAnsi="宋体" w:cs="宋体"/>
          <w:sz w:val="24"/>
        </w:rPr>
        <w:t>。大量研究表明，氮肥施用量显著影响米粉稻的产量、直链淀粉含量及加工品质</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_Ref229236255 \r \h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3</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然而，相较于氮肥，磷肥对米粉稻产量性状的调控效应尚不明确。磷素是水稻生长发育必需的营养元素，对根系发育、分蘖形成及籽粒灌浆具有重要作用。现有研究表明，适量施用磷肥能普遍促进水稻株高、有效分蘖数及产量增加，但过量则会降低磷肥利用效率甚至抑制产量</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_Ref229236284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4</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_Ref229236288 \r \h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5</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。在专用米粉稻生产中，磷肥的施用量如何影响其产量构成因</w:t>
      </w:r>
      <w:r>
        <w:rPr>
          <w:rFonts w:hint="eastAsia" w:ascii="宋体" w:hAnsi="宋体" w:cs="宋体"/>
          <w:sz w:val="24"/>
          <w:lang w:val="en-US" w:eastAsia="zh-CN"/>
        </w:rPr>
        <w:t>素</w:t>
      </w:r>
      <w:r>
        <w:rPr>
          <w:rFonts w:hint="eastAsia" w:ascii="宋体" w:hAnsi="宋体" w:cs="宋体"/>
          <w:sz w:val="24"/>
        </w:rPr>
        <w:t>，从而影响水稻产量还缺</w:t>
      </w:r>
      <w:r>
        <w:rPr>
          <w:rFonts w:ascii="宋体" w:hAnsi="宋体" w:cs="宋体"/>
          <w:sz w:val="24"/>
        </w:rPr>
        <w:t>乏系统性的</w:t>
      </w:r>
      <w:r>
        <w:rPr>
          <w:rFonts w:hint="eastAsia" w:ascii="宋体" w:hAnsi="宋体" w:cs="宋体"/>
          <w:sz w:val="24"/>
          <w:lang w:val="en-US" w:eastAsia="zh-CN"/>
        </w:rPr>
        <w:t>依据</w:t>
      </w:r>
      <w:r>
        <w:rPr>
          <w:rFonts w:ascii="宋体" w:hAnsi="宋体" w:cs="宋体"/>
          <w:sz w:val="24"/>
        </w:rPr>
        <w:t>。产量构成因子之间往往存在补偿机制，例如有效穗数增多可能导致每穗粒数下降，而千粒重的提高又可能伴随穗数的减少。此外，米粉稻对直链淀粉含量的特</w:t>
      </w:r>
      <w:r>
        <w:rPr>
          <w:rFonts w:hint="eastAsia" w:ascii="宋体" w:hAnsi="宋体" w:cs="宋体"/>
          <w:sz w:val="24"/>
        </w:rPr>
        <w:t>殊</w:t>
      </w:r>
      <w:r>
        <w:rPr>
          <w:rFonts w:ascii="宋体" w:hAnsi="宋体" w:cs="宋体"/>
          <w:sz w:val="24"/>
        </w:rPr>
        <w:t>要求，使其产量形成过程中可能</w:t>
      </w:r>
      <w:r>
        <w:rPr>
          <w:rFonts w:hint="eastAsia" w:ascii="宋体" w:hAnsi="宋体" w:cs="宋体"/>
          <w:sz w:val="24"/>
        </w:rPr>
        <w:t>对不同磷肥施用</w:t>
      </w:r>
      <w:r>
        <w:rPr>
          <w:rFonts w:ascii="宋体" w:hAnsi="宋体" w:cs="宋体"/>
          <w:sz w:val="24"/>
        </w:rPr>
        <w:t>表现出与普通水稻不同的规律。明确磷肥对米粉稻各产量形状的调控规律，</w:t>
      </w:r>
      <w:r>
        <w:rPr>
          <w:rFonts w:hint="eastAsia" w:ascii="宋体" w:hAnsi="宋体" w:cs="宋体"/>
          <w:sz w:val="24"/>
        </w:rPr>
        <w:t>有助于</w:t>
      </w:r>
      <w:r>
        <w:rPr>
          <w:rFonts w:ascii="宋体" w:hAnsi="宋体" w:cs="宋体"/>
          <w:sz w:val="24"/>
        </w:rPr>
        <w:t>不牺牲稻米加工适宜性的前提下，充分发挥米粉稻的产量潜力，降低生产成本，提高种植效益</w:t>
      </w:r>
      <w:r>
        <w:rPr>
          <w:rFonts w:hint="eastAsia" w:ascii="宋体" w:hAnsi="宋体" w:cs="宋体"/>
          <w:sz w:val="24"/>
        </w:rPr>
        <w:t>，同时减少多余磷素排放，</w:t>
      </w:r>
      <w:r>
        <w:rPr>
          <w:rFonts w:ascii="宋体" w:hAnsi="宋体" w:cs="宋体"/>
          <w:sz w:val="24"/>
        </w:rPr>
        <w:t>符合绿色、可持续发展的农业要求</w:t>
      </w:r>
      <w:r>
        <w:rPr>
          <w:rFonts w:hint="eastAsia" w:ascii="宋体" w:hAnsi="宋体" w:cs="宋体"/>
          <w:sz w:val="24"/>
        </w:rPr>
        <w:t>。</w:t>
      </w:r>
    </w:p>
    <w:p w14:paraId="630D828F">
      <w:pPr>
        <w:spacing w:line="440" w:lineRule="exact"/>
        <w:jc w:val="left"/>
        <w:outlineLvl w:val="1"/>
        <w:rPr>
          <w:rFonts w:hint="eastAsia" w:eastAsia="黑体"/>
          <w:sz w:val="28"/>
          <w:szCs w:val="28"/>
          <w:lang w:val="en-US" w:eastAsia="zh-CN"/>
        </w:rPr>
      </w:pPr>
      <w:bookmarkStart w:id="2" w:name="_Toc4657"/>
      <w:r>
        <w:rPr>
          <w:rFonts w:hint="eastAsia" w:ascii="Times New Roman" w:hAnsi="Times New Roman" w:eastAsia="黑体"/>
          <w:sz w:val="28"/>
          <w:szCs w:val="28"/>
        </w:rPr>
        <w:t>1</w:t>
      </w:r>
      <w:r>
        <w:rPr>
          <w:rFonts w:hint="eastAsia" w:eastAsia="黑体"/>
          <w:sz w:val="28"/>
          <w:szCs w:val="28"/>
        </w:rPr>
        <w:t>.</w:t>
      </w:r>
      <w:r>
        <w:rPr>
          <w:rFonts w:hint="eastAsia" w:ascii="Times New Roman" w:hAnsi="Times New Roman" w:eastAsia="黑体"/>
          <w:sz w:val="28"/>
          <w:szCs w:val="28"/>
        </w:rPr>
        <w:t>2</w:t>
      </w:r>
      <w:r>
        <w:rPr>
          <w:rFonts w:hint="eastAsia" w:eastAsia="黑体"/>
          <w:sz w:val="28"/>
          <w:szCs w:val="28"/>
        </w:rPr>
        <w:t xml:space="preserve"> </w:t>
      </w:r>
      <w:r>
        <w:rPr>
          <w:rFonts w:hint="eastAsia" w:eastAsia="黑体"/>
          <w:sz w:val="28"/>
          <w:szCs w:val="28"/>
          <w:lang w:val="en-US" w:eastAsia="zh-CN"/>
        </w:rPr>
        <w:t>国内外研究进展</w:t>
      </w:r>
      <w:bookmarkEnd w:id="2"/>
    </w:p>
    <w:p w14:paraId="38248287">
      <w:pPr>
        <w:widowControl/>
        <w:shd w:val="clear" w:color="auto" w:fill="FFFFFF"/>
        <w:spacing w:line="440" w:lineRule="exact"/>
        <w:jc w:val="left"/>
        <w:outlineLvl w:val="2"/>
        <w:rPr>
          <w:rFonts w:hint="default" w:eastAsia="黑体"/>
          <w:color w:val="333333"/>
          <w:kern w:val="0"/>
          <w:sz w:val="24"/>
          <w:szCs w:val="22"/>
          <w:lang w:val="en-US" w:eastAsia="zh-CN"/>
        </w:rPr>
      </w:pPr>
      <w:bookmarkStart w:id="3" w:name="_Toc20749"/>
      <w:r>
        <w:rPr>
          <w:rFonts w:hint="eastAsia" w:ascii="Times New Roman" w:hAnsi="Times New Roman" w:eastAsia="黑体"/>
          <w:color w:val="333333"/>
          <w:kern w:val="0"/>
          <w:sz w:val="24"/>
          <w:szCs w:val="22"/>
          <w:lang w:val="en-US" w:eastAsia="zh-CN"/>
        </w:rPr>
        <w:t>1</w:t>
      </w:r>
      <w:r>
        <w:rPr>
          <w:rFonts w:hint="eastAsia" w:eastAsia="黑体"/>
          <w:color w:val="333333"/>
          <w:kern w:val="0"/>
          <w:sz w:val="24"/>
          <w:szCs w:val="22"/>
          <w:lang w:val="en-US" w:eastAsia="zh-CN"/>
        </w:rPr>
        <w:t>.</w:t>
      </w:r>
      <w:r>
        <w:rPr>
          <w:rFonts w:hint="eastAsia" w:ascii="Times New Roman" w:hAnsi="Times New Roman" w:eastAsia="黑体"/>
          <w:color w:val="333333"/>
          <w:kern w:val="0"/>
          <w:sz w:val="24"/>
          <w:szCs w:val="22"/>
          <w:lang w:val="en-US" w:eastAsia="zh-CN"/>
        </w:rPr>
        <w:t>2</w:t>
      </w:r>
      <w:r>
        <w:rPr>
          <w:rFonts w:hint="eastAsia" w:eastAsia="黑体"/>
          <w:color w:val="333333"/>
          <w:kern w:val="0"/>
          <w:sz w:val="24"/>
          <w:szCs w:val="22"/>
          <w:lang w:val="en-US" w:eastAsia="zh-CN"/>
        </w:rPr>
        <w:t>.</w:t>
      </w:r>
      <w:r>
        <w:rPr>
          <w:rFonts w:hint="eastAsia" w:ascii="Times New Roman" w:hAnsi="Times New Roman" w:eastAsia="黑体"/>
          <w:color w:val="333333"/>
          <w:kern w:val="0"/>
          <w:sz w:val="24"/>
          <w:szCs w:val="22"/>
          <w:lang w:val="en-US" w:eastAsia="zh-CN"/>
        </w:rPr>
        <w:t>1</w:t>
      </w:r>
      <w:r>
        <w:rPr>
          <w:rFonts w:hint="eastAsia" w:eastAsia="黑体"/>
          <w:color w:val="333333"/>
          <w:kern w:val="0"/>
          <w:sz w:val="24"/>
          <w:szCs w:val="22"/>
          <w:lang w:val="en-US" w:eastAsia="zh-CN"/>
        </w:rPr>
        <w:t xml:space="preserve"> </w:t>
      </w:r>
      <w:r>
        <w:rPr>
          <w:rFonts w:hint="eastAsia" w:eastAsia="黑体"/>
          <w:color w:val="333333"/>
          <w:kern w:val="0"/>
          <w:sz w:val="24"/>
          <w:szCs w:val="22"/>
        </w:rPr>
        <w:t>磷肥应用现状</w:t>
      </w:r>
      <w:bookmarkEnd w:id="3"/>
    </w:p>
    <w:p w14:paraId="18568649">
      <w:pPr>
        <w:spacing w:line="440" w:lineRule="exact"/>
        <w:ind w:firstLine="480" w:firstLineChars="200"/>
        <w:rPr>
          <w:rFonts w:hint="eastAsia" w:ascii="宋体" w:hAnsi="宋体" w:cs="宋体"/>
          <w:sz w:val="24"/>
        </w:rPr>
      </w:pPr>
      <w:r>
        <w:rPr>
          <w:rFonts w:hint="eastAsia" w:ascii="宋体" w:hAnsi="宋体" w:cs="宋体"/>
          <w:sz w:val="24"/>
        </w:rPr>
        <w:t>磷肥作为水稻生长发育的必需营养元素，</w:t>
      </w:r>
      <w:r>
        <w:rPr>
          <w:rFonts w:hint="eastAsia" w:ascii="宋体" w:hAnsi="宋体"/>
          <w:sz w:val="24"/>
        </w:rPr>
        <w:t>参与植物体内多种生理生化反应</w:t>
      </w:r>
      <w:r>
        <w:rPr>
          <w:rFonts w:hint="eastAsia" w:ascii="宋体" w:hAnsi="宋体"/>
          <w:sz w:val="24"/>
          <w:vertAlign w:val="superscript"/>
        </w:rPr>
        <w:fldChar w:fldCharType="begin"/>
      </w:r>
      <w:r>
        <w:rPr>
          <w:rFonts w:hint="eastAsia" w:ascii="宋体" w:hAnsi="宋体"/>
          <w:sz w:val="24"/>
          <w:vertAlign w:val="superscript"/>
        </w:rPr>
        <w:instrText xml:space="preserve"> REF _Ref9596 \r \h  \* MERGEFORMAT </w:instrText>
      </w:r>
      <w:r>
        <w:rPr>
          <w:rFonts w:hint="eastAsia" w:ascii="宋体" w:hAnsi="宋体"/>
          <w:sz w:val="24"/>
          <w:vertAlign w:val="superscript"/>
        </w:rPr>
        <w:fldChar w:fldCharType="separate"/>
      </w:r>
      <w:r>
        <w:rPr>
          <w:rFonts w:hint="eastAsia" w:ascii="宋体" w:hAnsi="宋体"/>
          <w:sz w:val="24"/>
          <w:vertAlign w:val="superscript"/>
        </w:rPr>
        <w:t>[</w:t>
      </w:r>
      <w:r>
        <w:rPr>
          <w:rFonts w:hint="eastAsia" w:ascii="Times New Roman" w:hAnsi="Times New Roman"/>
          <w:sz w:val="24"/>
          <w:vertAlign w:val="superscript"/>
        </w:rPr>
        <w:t>6</w:t>
      </w:r>
      <w:r>
        <w:rPr>
          <w:rFonts w:hint="eastAsia" w:ascii="宋体" w:hAnsi="宋体"/>
          <w:sz w:val="24"/>
          <w:vertAlign w:val="superscript"/>
        </w:rPr>
        <w:t>]</w:t>
      </w:r>
      <w:r>
        <w:rPr>
          <w:rFonts w:hint="eastAsia" w:ascii="宋体" w:hAnsi="宋体"/>
          <w:sz w:val="24"/>
          <w:vertAlign w:val="superscript"/>
        </w:rPr>
        <w:fldChar w:fldCharType="end"/>
      </w:r>
      <w:r>
        <w:rPr>
          <w:rFonts w:hint="eastAsia" w:ascii="宋体" w:hAnsi="宋体"/>
          <w:sz w:val="24"/>
        </w:rPr>
        <w:t>，</w:t>
      </w:r>
      <w:r>
        <w:rPr>
          <w:rFonts w:hint="eastAsia" w:ascii="宋体" w:hAnsi="宋体" w:cs="宋体"/>
          <w:sz w:val="24"/>
        </w:rPr>
        <w:t>其应用直接影响着</w:t>
      </w:r>
      <w:r>
        <w:rPr>
          <w:rFonts w:hint="eastAsia" w:ascii="宋体" w:hAnsi="宋体" w:cs="宋体"/>
          <w:sz w:val="24"/>
          <w:lang w:val="en-US" w:eastAsia="zh-CN"/>
        </w:rPr>
        <w:t>水稻的产量性状</w:t>
      </w:r>
      <w:r>
        <w:rPr>
          <w:rFonts w:hint="eastAsia" w:ascii="宋体" w:hAnsi="宋体" w:cs="宋体"/>
          <w:sz w:val="24"/>
        </w:rPr>
        <w:t>。</w:t>
      </w:r>
      <w:r>
        <w:rPr>
          <w:rFonts w:ascii="宋体" w:hAnsi="宋体" w:cs="宋体"/>
          <w:sz w:val="24"/>
        </w:rPr>
        <w:t>磷素不仅以</w:t>
      </w:r>
      <w:r>
        <w:rPr>
          <w:rFonts w:ascii="Times New Roman" w:hAnsi="Times New Roman" w:cs="宋体"/>
          <w:sz w:val="24"/>
        </w:rPr>
        <w:t>ATP</w:t>
      </w:r>
      <w:r>
        <w:rPr>
          <w:rFonts w:ascii="宋体" w:hAnsi="宋体" w:cs="宋体"/>
          <w:sz w:val="24"/>
        </w:rPr>
        <w:t>、</w:t>
      </w:r>
      <w:r>
        <w:rPr>
          <w:rFonts w:ascii="Times New Roman" w:hAnsi="Times New Roman" w:cs="宋体"/>
          <w:sz w:val="24"/>
        </w:rPr>
        <w:t>NADPH</w:t>
      </w:r>
      <w:r>
        <w:rPr>
          <w:rFonts w:ascii="宋体" w:hAnsi="宋体" w:cs="宋体"/>
          <w:sz w:val="24"/>
        </w:rPr>
        <w:t>等形式参与能量代谢，还作为核酸、磷脂和多种酶的组成成分，在细胞分裂、物质转运及信号转导中发挥不可替代的作用。在水稻生产中，磷肥供应是否充足、施用是否合理，直接</w:t>
      </w:r>
      <w:r>
        <w:rPr>
          <w:rFonts w:hint="eastAsia" w:ascii="宋体" w:hAnsi="宋体" w:cs="宋体"/>
          <w:sz w:val="24"/>
          <w:lang w:val="en-US" w:eastAsia="zh-CN"/>
        </w:rPr>
        <w:t>影响稻水稻的产量、品质及根系生长</w:t>
      </w:r>
      <w:r>
        <w:rPr>
          <w:rFonts w:hint="default" w:ascii="宋体" w:hAnsi="宋体" w:cs="宋体"/>
          <w:sz w:val="24"/>
          <w:vertAlign w:val="superscript"/>
          <w:lang w:val="en-US" w:eastAsia="zh-CN"/>
        </w:rPr>
        <w:fldChar w:fldCharType="begin"/>
      </w:r>
      <w:r>
        <w:instrText xml:space="preserve"> REF _Ref26396 \r \h  \* MERGEFORMAT</w:instrText>
      </w:r>
      <w:r>
        <w:rPr>
          <w:rFonts w:hint="default" w:ascii="宋体" w:hAnsi="宋体" w:cs="宋体"/>
          <w:sz w:val="24"/>
          <w:vertAlign w:val="superscript"/>
          <w:lang w:val="en-US" w:eastAsia="zh-CN"/>
        </w:rPr>
        <w:fldChar w:fldCharType="separate"/>
      </w:r>
      <w:r>
        <w:rPr>
          <w:rFonts w:hint="default" w:ascii="宋体" w:hAnsi="宋体" w:cs="宋体"/>
          <w:sz w:val="24"/>
          <w:vertAlign w:val="superscript"/>
          <w:lang w:val="en-US" w:eastAsia="zh-CN"/>
        </w:rPr>
        <w:t>[</w:t>
      </w:r>
      <w:r>
        <w:rPr>
          <w:rFonts w:hint="default" w:ascii="Times New Roman" w:hAnsi="Times New Roman" w:cs="宋体"/>
          <w:sz w:val="24"/>
          <w:vertAlign w:val="superscript"/>
          <w:lang w:val="en-US" w:eastAsia="zh-CN"/>
        </w:rPr>
        <w:t>2</w:t>
      </w:r>
      <w:r>
        <w:rPr>
          <w:rFonts w:hint="eastAsia" w:ascii="Times New Roman" w:hAnsi="Times New Roman" w:cs="宋体"/>
          <w:sz w:val="24"/>
          <w:vertAlign w:val="superscript"/>
          <w:lang w:val="en-US" w:eastAsia="zh-CN"/>
        </w:rPr>
        <w:t>2</w:t>
      </w:r>
      <w:r>
        <w:rPr>
          <w:rFonts w:hint="default" w:ascii="宋体" w:hAnsi="宋体" w:cs="宋体"/>
          <w:sz w:val="24"/>
          <w:vertAlign w:val="superscript"/>
          <w:lang w:val="en-US" w:eastAsia="zh-CN"/>
        </w:rPr>
        <w:t>]</w:t>
      </w:r>
      <w:r>
        <w:rPr>
          <w:rFonts w:hint="default" w:ascii="宋体" w:hAnsi="宋体" w:cs="宋体"/>
          <w:sz w:val="24"/>
          <w:vertAlign w:val="superscript"/>
          <w:lang w:val="en-US" w:eastAsia="zh-CN"/>
        </w:rPr>
        <w:fldChar w:fldCharType="end"/>
      </w:r>
      <w:r>
        <w:rPr>
          <w:rFonts w:ascii="宋体" w:hAnsi="宋体" w:cs="宋体"/>
          <w:sz w:val="24"/>
        </w:rPr>
        <w:t>。因此，磷肥管理</w:t>
      </w:r>
      <w:r>
        <w:rPr>
          <w:rFonts w:hint="eastAsia" w:ascii="宋体" w:hAnsi="宋体" w:cs="宋体"/>
          <w:sz w:val="24"/>
          <w:lang w:val="en-US" w:eastAsia="zh-CN"/>
        </w:rPr>
        <w:t>已是</w:t>
      </w:r>
      <w:r>
        <w:rPr>
          <w:rFonts w:ascii="宋体" w:hAnsi="宋体" w:cs="宋体"/>
          <w:sz w:val="24"/>
        </w:rPr>
        <w:t>水稻高产高效栽培中的重要环节。从农业生产实际来看，土壤缺磷已经成为限制水稻增产的瓶颈，</w:t>
      </w:r>
      <w:r>
        <w:rPr>
          <w:rFonts w:hint="eastAsia" w:ascii="宋体" w:hAnsi="宋体" w:cs="宋体"/>
          <w:sz w:val="24"/>
        </w:rPr>
        <w:t>我国有</w:t>
      </w:r>
      <w:r>
        <w:rPr>
          <w:rFonts w:hint="eastAsia" w:ascii="Times New Roman" w:hAnsi="Times New Roman" w:cs="宋体"/>
          <w:sz w:val="24"/>
        </w:rPr>
        <w:t>2</w:t>
      </w:r>
      <w:r>
        <w:rPr>
          <w:rFonts w:hint="eastAsia" w:ascii="宋体" w:hAnsi="宋体" w:cs="宋体"/>
          <w:sz w:val="24"/>
        </w:rPr>
        <w:t>/</w:t>
      </w:r>
      <w:r>
        <w:rPr>
          <w:rFonts w:hint="eastAsia" w:ascii="Times New Roman" w:hAnsi="Times New Roman" w:cs="宋体"/>
          <w:sz w:val="24"/>
        </w:rPr>
        <w:t>3</w:t>
      </w:r>
      <w:r>
        <w:rPr>
          <w:rFonts w:hint="eastAsia" w:ascii="宋体" w:hAnsi="宋体" w:cs="宋体"/>
          <w:sz w:val="24"/>
        </w:rPr>
        <w:t>的耕地缺磷，尤以南方酸性土壤缺磷为重。我国最主要的粮食作物水稻，</w:t>
      </w:r>
      <w:r>
        <w:rPr>
          <w:rFonts w:hint="eastAsia" w:ascii="Times New Roman" w:hAnsi="Times New Roman" w:cs="宋体"/>
          <w:sz w:val="24"/>
        </w:rPr>
        <w:t>90</w:t>
      </w:r>
      <w:r>
        <w:rPr>
          <w:rFonts w:hint="eastAsia" w:ascii="宋体" w:hAnsi="宋体" w:cs="宋体"/>
          <w:sz w:val="24"/>
        </w:rPr>
        <w:t>%播种面积分布于南方地区，磷素短缺限制了产量</w:t>
      </w:r>
      <w:r>
        <w:rPr>
          <w:rFonts w:hint="default" w:ascii="宋体" w:hAnsi="宋体" w:cs="宋体"/>
          <w:sz w:val="24"/>
          <w:vertAlign w:val="superscript"/>
          <w:lang w:val="en-US"/>
        </w:rPr>
        <w:fldChar w:fldCharType="begin"/>
      </w:r>
      <w:r>
        <w:instrText xml:space="preserve"> REF _Ref27936 \r \h  \* MERGEFORMAT</w:instrText>
      </w:r>
      <w:r>
        <w:rPr>
          <w:rFonts w:hint="default" w:ascii="宋体" w:hAnsi="宋体" w:cs="宋体"/>
          <w:sz w:val="24"/>
          <w:vertAlign w:val="superscript"/>
          <w:lang w:val="en-US"/>
        </w:rPr>
        <w:fldChar w:fldCharType="separate"/>
      </w:r>
      <w:r>
        <w:rPr>
          <w:rFonts w:hint="default" w:ascii="宋体" w:hAnsi="宋体" w:cs="宋体"/>
          <w:sz w:val="24"/>
          <w:vertAlign w:val="superscript"/>
          <w:lang w:val="en-US"/>
        </w:rPr>
        <w:t>[</w:t>
      </w:r>
      <w:r>
        <w:rPr>
          <w:rFonts w:hint="default" w:ascii="Times New Roman" w:hAnsi="Times New Roman" w:cs="宋体"/>
          <w:sz w:val="24"/>
          <w:vertAlign w:val="superscript"/>
          <w:lang w:val="en-US"/>
        </w:rPr>
        <w:t>7</w:t>
      </w:r>
      <w:r>
        <w:rPr>
          <w:rFonts w:hint="default" w:ascii="宋体" w:hAnsi="宋体" w:cs="宋体"/>
          <w:sz w:val="24"/>
          <w:vertAlign w:val="superscript"/>
          <w:lang w:val="en-US"/>
        </w:rPr>
        <w:t>]</w:t>
      </w:r>
      <w:r>
        <w:rPr>
          <w:rFonts w:hint="default" w:ascii="宋体" w:hAnsi="宋体" w:cs="宋体"/>
          <w:sz w:val="24"/>
          <w:vertAlign w:val="superscript"/>
          <w:lang w:val="en-US"/>
        </w:rPr>
        <w:fldChar w:fldCharType="end"/>
      </w:r>
      <w:r>
        <w:rPr>
          <w:rFonts w:hint="eastAsia" w:ascii="宋体" w:hAnsi="宋体" w:cs="宋体"/>
          <w:sz w:val="24"/>
          <w:lang w:eastAsia="zh-CN"/>
        </w:rPr>
        <w:t>。</w:t>
      </w:r>
      <w:r>
        <w:rPr>
          <w:rFonts w:ascii="宋体" w:hAnsi="宋体" w:cs="宋体"/>
          <w:sz w:val="24"/>
        </w:rPr>
        <w:t>在此背景下，</w:t>
      </w:r>
      <w:r>
        <w:rPr>
          <w:rFonts w:hint="eastAsia" w:ascii="宋体" w:hAnsi="宋体" w:cs="宋体"/>
          <w:sz w:val="24"/>
          <w:lang w:val="en-US" w:eastAsia="zh-CN"/>
        </w:rPr>
        <w:t>合理</w:t>
      </w:r>
      <w:r>
        <w:rPr>
          <w:rFonts w:ascii="宋体" w:hAnsi="宋体" w:cs="宋体"/>
          <w:sz w:val="24"/>
        </w:rPr>
        <w:t>施</w:t>
      </w:r>
      <w:r>
        <w:rPr>
          <w:rFonts w:hint="eastAsia" w:ascii="宋体" w:hAnsi="宋体" w:cs="宋体"/>
          <w:sz w:val="24"/>
          <w:lang w:val="en-US" w:eastAsia="zh-CN"/>
        </w:rPr>
        <w:t>用</w:t>
      </w:r>
      <w:r>
        <w:rPr>
          <w:rFonts w:ascii="宋体" w:hAnsi="宋体" w:cs="宋体"/>
          <w:sz w:val="24"/>
        </w:rPr>
        <w:t>磷肥可以改善土壤性质，促进水稻生长发育，促进幼苗早期生长，增强根系吸收能力，为后期的分蘖成穗和穗分化奠定基础</w:t>
      </w:r>
      <w:r>
        <w:rPr>
          <w:rFonts w:hint="eastAsia" w:ascii="宋体" w:hAnsi="宋体" w:cs="宋体"/>
          <w:sz w:val="24"/>
        </w:rPr>
        <w:t>，</w:t>
      </w:r>
      <w:r>
        <w:rPr>
          <w:rFonts w:ascii="宋体" w:hAnsi="宋体" w:cs="宋体"/>
          <w:sz w:val="24"/>
        </w:rPr>
        <w:t>保证</w:t>
      </w:r>
      <w:r>
        <w:rPr>
          <w:rFonts w:hint="eastAsia" w:ascii="宋体" w:hAnsi="宋体" w:cs="宋体"/>
          <w:sz w:val="24"/>
        </w:rPr>
        <w:t>水稻</w:t>
      </w:r>
      <w:r>
        <w:rPr>
          <w:rFonts w:ascii="宋体" w:hAnsi="宋体" w:cs="宋体"/>
          <w:sz w:val="24"/>
        </w:rPr>
        <w:t>高产</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w:instrText>
      </w:r>
      <w:r>
        <w:rPr>
          <w:rFonts w:ascii="宋体" w:hAnsi="宋体" w:cs="宋体"/>
          <w:sz w:val="24"/>
          <w:vertAlign w:val="superscript"/>
        </w:rPr>
        <w:instrText xml:space="preserve">REF _Ref229236339 \r \h</w:instrText>
      </w:r>
      <w:r>
        <w:rPr>
          <w:rFonts w:hint="eastAsia" w:ascii="宋体" w:hAnsi="宋体" w:cs="宋体"/>
          <w:sz w:val="24"/>
          <w:vertAlign w:val="superscript"/>
        </w:rPr>
        <w:instrText xml:space="preserve">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8</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。同时，</w:t>
      </w:r>
      <w:r>
        <w:rPr>
          <w:rFonts w:ascii="宋体" w:hAnsi="宋体" w:cs="宋体"/>
          <w:sz w:val="24"/>
        </w:rPr>
        <w:t>随着我国耕地面积不断减少，而粮食需求不断增加，提高水稻的单产是提高粮食总产</w:t>
      </w:r>
      <w:r>
        <w:rPr>
          <w:rFonts w:hint="eastAsia" w:ascii="宋体" w:hAnsi="宋体" w:cs="宋体"/>
          <w:sz w:val="24"/>
          <w:lang w:eastAsia="zh-CN"/>
        </w:rPr>
        <w:t>，</w:t>
      </w:r>
      <w:r>
        <w:rPr>
          <w:rFonts w:ascii="宋体" w:hAnsi="宋体" w:cs="宋体"/>
          <w:sz w:val="24"/>
        </w:rPr>
        <w:t>解决粮食安全问题的重要途径</w:t>
      </w:r>
      <w:r>
        <w:rPr>
          <w:rFonts w:hint="eastAsia" w:ascii="宋体" w:hAnsi="宋体" w:cs="宋体"/>
          <w:sz w:val="24"/>
        </w:rPr>
        <w:t>，</w:t>
      </w:r>
      <w:r>
        <w:rPr>
          <w:rFonts w:hint="eastAsia" w:ascii="宋体" w:hAnsi="宋体" w:cs="宋体"/>
          <w:sz w:val="24"/>
          <w:lang w:val="en-US" w:eastAsia="zh-CN"/>
        </w:rPr>
        <w:t>而想要</w:t>
      </w:r>
      <w:r>
        <w:rPr>
          <w:rFonts w:ascii="宋体" w:hAnsi="宋体" w:cs="宋体"/>
          <w:sz w:val="24"/>
        </w:rPr>
        <w:t>在有限的耕地上实现增产，</w:t>
      </w:r>
      <w:r>
        <w:rPr>
          <w:rFonts w:hint="eastAsia" w:ascii="宋体" w:hAnsi="宋体" w:cs="宋体"/>
          <w:sz w:val="24"/>
          <w:lang w:val="en-US" w:eastAsia="zh-CN"/>
        </w:rPr>
        <w:t>就</w:t>
      </w:r>
      <w:r>
        <w:rPr>
          <w:rFonts w:ascii="宋体" w:hAnsi="宋体" w:cs="宋体"/>
          <w:sz w:val="24"/>
        </w:rPr>
        <w:t>必须</w:t>
      </w:r>
      <w:r>
        <w:rPr>
          <w:rFonts w:hint="eastAsia" w:ascii="宋体" w:hAnsi="宋体" w:cs="宋体"/>
          <w:sz w:val="24"/>
          <w:lang w:val="en-US" w:eastAsia="zh-CN"/>
        </w:rPr>
        <w:t>寻找不同地区磷肥的最佳施用量，改进</w:t>
      </w:r>
      <w:r>
        <w:rPr>
          <w:rFonts w:ascii="宋体" w:hAnsi="宋体" w:cs="宋体"/>
          <w:sz w:val="24"/>
        </w:rPr>
        <w:t>优化各项栽培管理措施，</w:t>
      </w:r>
      <w:r>
        <w:rPr>
          <w:rFonts w:hint="eastAsia" w:ascii="宋体" w:hAnsi="宋体" w:cs="宋体"/>
          <w:sz w:val="24"/>
          <w:lang w:val="en-US" w:eastAsia="zh-CN"/>
        </w:rPr>
        <w:t>实现磷肥的精准施用</w:t>
      </w:r>
      <w:r>
        <w:rPr>
          <w:rFonts w:ascii="宋体" w:hAnsi="宋体" w:cs="宋体"/>
          <w:sz w:val="24"/>
        </w:rPr>
        <w:t>。</w:t>
      </w:r>
      <w:r>
        <w:rPr>
          <w:rFonts w:hint="eastAsia" w:ascii="宋体" w:hAnsi="宋体" w:cs="宋体"/>
          <w:sz w:val="24"/>
        </w:rPr>
        <w:t>在米粉稻生产中，磷肥施用主要围绕提升产量构成因素展开。研究表明，合理施用磷肥对增加水稻有效穗数和群体颖花数具有关键作用，进而为高产奠定基础</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_Ref229236345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9</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。然而，施磷效应受到土壤基础地力及速效磷含量的显著调控，在速效磷含量较低的土壤中，磷肥的增产效果更为明显</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_Ref229236356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10</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。当前生产中存在磷肥过量施用的现象，不仅会降低磷肥利用率，还可能抑制产量潜力的发挥</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_Ref229236364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11</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w:t>
      </w:r>
      <w:r>
        <w:rPr>
          <w:rFonts w:ascii="宋体" w:hAnsi="宋体" w:cs="宋体"/>
          <w:sz w:val="24"/>
        </w:rPr>
        <w:t>有研究</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w:instrText>
      </w:r>
      <w:r>
        <w:rPr>
          <w:rFonts w:ascii="宋体" w:hAnsi="宋体" w:cs="宋体"/>
          <w:sz w:val="24"/>
          <w:vertAlign w:val="superscript"/>
        </w:rPr>
        <w:instrText xml:space="preserve">REF _Ref229241211 \r \h</w:instrText>
      </w:r>
      <w:r>
        <w:rPr>
          <w:rFonts w:hint="eastAsia" w:ascii="宋体" w:hAnsi="宋体" w:cs="宋体"/>
          <w:sz w:val="24"/>
          <w:vertAlign w:val="superscript"/>
        </w:rPr>
        <w:instrText xml:space="preserve">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12</w:t>
      </w:r>
      <w:r>
        <w:rPr>
          <w:rFonts w:hint="eastAsia" w:ascii="宋体" w:hAnsi="宋体" w:cs="宋体"/>
          <w:sz w:val="24"/>
          <w:vertAlign w:val="superscript"/>
        </w:rPr>
        <w:t>]</w:t>
      </w:r>
      <w:r>
        <w:rPr>
          <w:rFonts w:hint="eastAsia" w:ascii="宋体" w:hAnsi="宋体" w:cs="宋体"/>
          <w:sz w:val="24"/>
          <w:vertAlign w:val="superscript"/>
        </w:rPr>
        <w:fldChar w:fldCharType="end"/>
      </w:r>
      <w:r>
        <w:rPr>
          <w:rFonts w:ascii="宋体" w:hAnsi="宋体" w:cs="宋体"/>
          <w:sz w:val="24"/>
        </w:rPr>
        <w:t>认为，增施磷肥可提高作物产量和氮肥利用率，</w:t>
      </w:r>
      <w:r>
        <w:rPr>
          <w:rFonts w:hint="eastAsia" w:ascii="宋体" w:hAnsi="宋体" w:cs="宋体"/>
          <w:sz w:val="24"/>
        </w:rPr>
        <w:t>但</w:t>
      </w:r>
      <w:r>
        <w:rPr>
          <w:rFonts w:ascii="宋体" w:hAnsi="宋体" w:cs="宋体"/>
          <w:sz w:val="24"/>
        </w:rPr>
        <w:t>过量磷素会干扰水稻对其他养分的吸收，打破体内营养平衡，甚至导致植株早衰或无效分蘖增多，反而不利于产量形成。</w:t>
      </w:r>
      <w:r>
        <w:rPr>
          <w:rFonts w:hint="eastAsia" w:ascii="宋体" w:hAnsi="宋体"/>
          <w:sz w:val="24"/>
        </w:rPr>
        <w:t>有研究表明</w:t>
      </w:r>
      <w:r>
        <w:rPr>
          <w:rFonts w:hint="eastAsia" w:ascii="宋体" w:hAnsi="宋体"/>
          <w:sz w:val="24"/>
          <w:vertAlign w:val="superscript"/>
        </w:rPr>
        <w:fldChar w:fldCharType="begin"/>
      </w:r>
      <w:r>
        <w:rPr>
          <w:rFonts w:hint="eastAsia" w:ascii="宋体" w:hAnsi="宋体"/>
          <w:sz w:val="24"/>
          <w:vertAlign w:val="superscript"/>
        </w:rPr>
        <w:instrText xml:space="preserve"> REF _Ref15412 \r \h  \* MERGEFORMAT </w:instrText>
      </w:r>
      <w:r>
        <w:rPr>
          <w:rFonts w:hint="eastAsia" w:ascii="宋体" w:hAnsi="宋体"/>
          <w:sz w:val="24"/>
          <w:vertAlign w:val="superscript"/>
        </w:rPr>
        <w:fldChar w:fldCharType="separate"/>
      </w:r>
      <w:r>
        <w:rPr>
          <w:rFonts w:hint="eastAsia" w:ascii="宋体" w:hAnsi="宋体"/>
          <w:sz w:val="24"/>
          <w:vertAlign w:val="superscript"/>
        </w:rPr>
        <w:t>[</w:t>
      </w:r>
      <w:r>
        <w:rPr>
          <w:rFonts w:hint="eastAsia" w:ascii="Times New Roman" w:hAnsi="Times New Roman"/>
          <w:sz w:val="24"/>
          <w:vertAlign w:val="superscript"/>
          <w:lang w:val="en-US" w:eastAsia="zh-CN"/>
        </w:rPr>
        <w:t>13</w:t>
      </w:r>
      <w:r>
        <w:rPr>
          <w:rFonts w:hint="eastAsia" w:ascii="宋体" w:hAnsi="宋体"/>
          <w:sz w:val="24"/>
          <w:vertAlign w:val="superscript"/>
        </w:rPr>
        <w:t>]</w:t>
      </w:r>
      <w:r>
        <w:rPr>
          <w:rFonts w:hint="eastAsia" w:ascii="宋体" w:hAnsi="宋体"/>
          <w:sz w:val="24"/>
          <w:vertAlign w:val="superscript"/>
        </w:rPr>
        <w:fldChar w:fldCharType="end"/>
      </w:r>
      <w:r>
        <w:rPr>
          <w:rFonts w:hint="eastAsia" w:ascii="宋体" w:hAnsi="宋体"/>
          <w:sz w:val="24"/>
        </w:rPr>
        <w:t>，较高的磷肥用量能够降低稻米直链淀粉含量，提高外观和食味品质。李银银等</w:t>
      </w:r>
      <w:r>
        <w:rPr>
          <w:rFonts w:hint="eastAsia" w:ascii="宋体" w:hAnsi="宋体"/>
          <w:sz w:val="24"/>
          <w:vertAlign w:val="superscript"/>
        </w:rPr>
        <w:fldChar w:fldCharType="begin"/>
      </w:r>
      <w:r>
        <w:rPr>
          <w:rFonts w:hint="eastAsia" w:ascii="宋体" w:hAnsi="宋体"/>
          <w:sz w:val="24"/>
          <w:vertAlign w:val="superscript"/>
        </w:rPr>
        <w:instrText xml:space="preserve"> REF _Ref15354 \r \h </w:instrText>
      </w:r>
      <w:r>
        <w:rPr>
          <w:rFonts w:hint="eastAsia" w:ascii="宋体" w:hAnsi="宋体"/>
          <w:sz w:val="24"/>
          <w:vertAlign w:val="superscript"/>
        </w:rPr>
        <w:fldChar w:fldCharType="separate"/>
      </w:r>
      <w:r>
        <w:rPr>
          <w:rFonts w:hint="eastAsia" w:ascii="宋体" w:hAnsi="宋体"/>
          <w:sz w:val="24"/>
          <w:vertAlign w:val="superscript"/>
        </w:rPr>
        <w:t>[</w:t>
      </w:r>
      <w:r>
        <w:rPr>
          <w:rFonts w:hint="eastAsia" w:ascii="Times New Roman" w:hAnsi="Times New Roman"/>
          <w:sz w:val="24"/>
          <w:vertAlign w:val="superscript"/>
          <w:lang w:val="en-US" w:eastAsia="zh-CN"/>
        </w:rPr>
        <w:t>14</w:t>
      </w:r>
      <w:r>
        <w:rPr>
          <w:rFonts w:hint="eastAsia" w:ascii="宋体" w:hAnsi="宋体"/>
          <w:sz w:val="24"/>
          <w:vertAlign w:val="superscript"/>
        </w:rPr>
        <w:t>]</w:t>
      </w:r>
      <w:r>
        <w:rPr>
          <w:rFonts w:hint="eastAsia" w:ascii="宋体" w:hAnsi="宋体"/>
          <w:sz w:val="24"/>
          <w:vertAlign w:val="superscript"/>
        </w:rPr>
        <w:fldChar w:fldCharType="end"/>
      </w:r>
      <w:r>
        <w:rPr>
          <w:rFonts w:hint="eastAsia" w:ascii="宋体" w:hAnsi="宋体"/>
          <w:sz w:val="24"/>
        </w:rPr>
        <w:t>指出，低磷处理会影响稻米品质，降低了稻米的加工品质，但外观品质与食味值得到改善，</w:t>
      </w:r>
      <w:r>
        <w:rPr>
          <w:rFonts w:hint="eastAsia" w:ascii="宋体" w:hAnsi="宋体"/>
          <w:sz w:val="24"/>
          <w:lang w:val="en-US" w:eastAsia="zh-CN"/>
        </w:rPr>
        <w:t>这个</w:t>
      </w:r>
      <w:r>
        <w:rPr>
          <w:rFonts w:hint="eastAsia" w:ascii="宋体" w:hAnsi="宋体"/>
          <w:sz w:val="24"/>
        </w:rPr>
        <w:t>研究</w:t>
      </w:r>
      <w:r>
        <w:rPr>
          <w:rFonts w:ascii="宋体" w:hAnsi="宋体"/>
          <w:sz w:val="24"/>
        </w:rPr>
        <w:t>说明磷肥对米粉稻品质的影响</w:t>
      </w:r>
      <w:r>
        <w:rPr>
          <w:rFonts w:hint="eastAsia" w:ascii="宋体" w:hAnsi="宋体"/>
          <w:sz w:val="24"/>
          <w:lang w:val="en-US" w:eastAsia="zh-CN"/>
        </w:rPr>
        <w:t>不是单一的</w:t>
      </w:r>
      <w:r>
        <w:rPr>
          <w:rFonts w:ascii="宋体" w:hAnsi="宋体"/>
          <w:sz w:val="24"/>
        </w:rPr>
        <w:t>，而是与施磷</w:t>
      </w:r>
      <w:r>
        <w:rPr>
          <w:rFonts w:hint="eastAsia" w:ascii="宋体" w:hAnsi="宋体"/>
          <w:sz w:val="24"/>
        </w:rPr>
        <w:t>量</w:t>
      </w:r>
      <w:r>
        <w:rPr>
          <w:rFonts w:ascii="宋体" w:hAnsi="宋体"/>
          <w:sz w:val="24"/>
        </w:rPr>
        <w:t>、</w:t>
      </w:r>
      <w:r>
        <w:rPr>
          <w:rFonts w:hint="eastAsia" w:ascii="宋体" w:hAnsi="宋体"/>
          <w:sz w:val="24"/>
        </w:rPr>
        <w:t>米粉稻</w:t>
      </w:r>
      <w:r>
        <w:rPr>
          <w:rFonts w:ascii="宋体" w:hAnsi="宋体"/>
          <w:sz w:val="24"/>
        </w:rPr>
        <w:t>品种特性及环境条件密切相关。</w:t>
      </w:r>
      <w:r>
        <w:rPr>
          <w:rFonts w:hint="eastAsia" w:ascii="宋体" w:hAnsi="宋体" w:cs="宋体"/>
          <w:sz w:val="24"/>
        </w:rPr>
        <w:t>因此，探索适应不同土壤条件的磷肥最佳用量，是实现米粉稻高产、磷肥高效与提高稻米品质的重要措施。</w:t>
      </w:r>
    </w:p>
    <w:p w14:paraId="4A6A6C4B">
      <w:pPr>
        <w:widowControl/>
        <w:shd w:val="clear" w:color="auto" w:fill="FFFFFF"/>
        <w:spacing w:line="440" w:lineRule="exact"/>
        <w:jc w:val="left"/>
        <w:outlineLvl w:val="2"/>
        <w:rPr>
          <w:rFonts w:hint="default" w:eastAsia="黑体"/>
          <w:color w:val="333333"/>
          <w:kern w:val="0"/>
          <w:sz w:val="24"/>
          <w:szCs w:val="22"/>
          <w:lang w:val="en-US" w:eastAsia="zh-CN"/>
        </w:rPr>
      </w:pPr>
      <w:bookmarkStart w:id="4" w:name="_Toc5937"/>
      <w:r>
        <w:rPr>
          <w:rFonts w:hint="eastAsia" w:ascii="Times New Roman" w:hAnsi="Times New Roman" w:eastAsia="黑体"/>
          <w:color w:val="333333"/>
          <w:kern w:val="0"/>
          <w:sz w:val="24"/>
          <w:szCs w:val="22"/>
        </w:rPr>
        <w:t>1</w:t>
      </w:r>
      <w:r>
        <w:rPr>
          <w:rFonts w:hint="eastAsia" w:eastAsia="黑体"/>
          <w:color w:val="333333"/>
          <w:kern w:val="0"/>
          <w:sz w:val="24"/>
          <w:szCs w:val="22"/>
        </w:rPr>
        <w:t>.</w:t>
      </w:r>
      <w:r>
        <w:rPr>
          <w:rFonts w:hint="eastAsia" w:ascii="Times New Roman" w:hAnsi="Times New Roman" w:eastAsia="黑体"/>
          <w:color w:val="333333"/>
          <w:kern w:val="0"/>
          <w:sz w:val="24"/>
          <w:szCs w:val="22"/>
          <w:lang w:val="en-US" w:eastAsia="zh-CN"/>
        </w:rPr>
        <w:t>2</w:t>
      </w:r>
      <w:r>
        <w:rPr>
          <w:rFonts w:hint="eastAsia" w:eastAsia="黑体"/>
          <w:color w:val="333333"/>
          <w:kern w:val="0"/>
          <w:sz w:val="24"/>
          <w:szCs w:val="22"/>
          <w:lang w:val="en-US" w:eastAsia="zh-CN"/>
        </w:rPr>
        <w:t>.</w:t>
      </w:r>
      <w:r>
        <w:rPr>
          <w:rFonts w:hint="eastAsia" w:ascii="Times New Roman" w:hAnsi="Times New Roman" w:eastAsia="黑体"/>
          <w:color w:val="333333"/>
          <w:kern w:val="0"/>
          <w:sz w:val="24"/>
          <w:szCs w:val="22"/>
          <w:lang w:val="en-US" w:eastAsia="zh-CN"/>
        </w:rPr>
        <w:t>2</w:t>
      </w:r>
      <w:r>
        <w:rPr>
          <w:rFonts w:hint="eastAsia" w:eastAsia="黑体"/>
          <w:color w:val="333333"/>
          <w:kern w:val="0"/>
          <w:sz w:val="24"/>
          <w:szCs w:val="22"/>
          <w:lang w:val="en-US" w:eastAsia="zh-CN"/>
        </w:rPr>
        <w:t xml:space="preserve"> 磷肥施用对产量性状的影响</w:t>
      </w:r>
      <w:bookmarkEnd w:id="4"/>
    </w:p>
    <w:p w14:paraId="680009D0">
      <w:pPr>
        <w:spacing w:line="440" w:lineRule="exact"/>
        <w:ind w:firstLine="480" w:firstLineChars="200"/>
        <w:rPr>
          <w:rFonts w:hint="default" w:ascii="宋体" w:hAnsi="宋体" w:eastAsia="宋体" w:cs="宋体"/>
          <w:sz w:val="24"/>
          <w:lang w:val="en-US" w:eastAsia="zh-CN"/>
        </w:rPr>
      </w:pPr>
      <w:r>
        <w:rPr>
          <w:rFonts w:hint="eastAsia" w:ascii="宋体" w:hAnsi="宋体" w:cs="宋体"/>
          <w:sz w:val="24"/>
        </w:rPr>
        <w:t>产量性状是联系水稻栽培措施与经济产出的关键，分析它有助于弄清磷肥施用如何调控产量构成要素，以及对米粉稻整体生产能力的影响。磷作为植物能量代谢和物质合成的关键元素，它的供应直接影响水稻分蘖和穗部发育及籽粒充实等生理过程，从而决定有效穗数、每穗粒数、结实率和千粒重等产量构成因子的表达</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_Ref229236468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1</w:t>
      </w:r>
      <w:r>
        <w:rPr>
          <w:rFonts w:hint="eastAsia" w:ascii="Times New Roman" w:hAnsi="Times New Roman" w:cs="宋体"/>
          <w:sz w:val="24"/>
          <w:vertAlign w:val="superscript"/>
          <w:lang w:val="en-US" w:eastAsia="zh-CN"/>
        </w:rPr>
        <w:t>5</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vertAlign w:val="superscript"/>
        </w:rPr>
        <w:fldChar w:fldCharType="begin"/>
      </w:r>
      <w:r>
        <w:rPr>
          <w:vertAlign w:val="superscript"/>
        </w:rPr>
        <w:instrText xml:space="preserve"> REF _Ref229236474 \r \h  \* MERGEFORMAT</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1</w:t>
      </w:r>
      <w:r>
        <w:rPr>
          <w:rFonts w:hint="eastAsia" w:ascii="Times New Roman" w:hAnsi="Times New Roman" w:cs="宋体"/>
          <w:sz w:val="24"/>
          <w:vertAlign w:val="superscript"/>
          <w:lang w:val="en-US" w:eastAsia="zh-CN"/>
        </w:rPr>
        <w:t>6</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。探</w:t>
      </w:r>
      <w:r>
        <w:rPr>
          <w:rFonts w:hint="eastAsia" w:ascii="宋体" w:hAnsi="宋体" w:cs="宋体"/>
          <w:sz w:val="24"/>
          <w:lang w:val="en-US" w:eastAsia="zh-CN"/>
        </w:rPr>
        <w:t>寻</w:t>
      </w:r>
      <w:r>
        <w:rPr>
          <w:rFonts w:hint="eastAsia" w:ascii="宋体" w:hAnsi="宋体" w:cs="宋体"/>
          <w:sz w:val="24"/>
        </w:rPr>
        <w:t>磷肥用量对这些性状的调控</w:t>
      </w:r>
      <w:r>
        <w:rPr>
          <w:rFonts w:hint="eastAsia" w:ascii="宋体" w:hAnsi="宋体" w:cs="宋体"/>
          <w:sz w:val="24"/>
          <w:lang w:val="en-US" w:eastAsia="zh-CN"/>
        </w:rPr>
        <w:t>机制</w:t>
      </w:r>
      <w:r>
        <w:rPr>
          <w:rFonts w:hint="eastAsia" w:ascii="宋体" w:hAnsi="宋体" w:cs="宋体"/>
          <w:sz w:val="24"/>
        </w:rPr>
        <w:t>规律，是实现米粉稻“以磷调产”的理论依据。这不仅为作物目标产量的精准施磷技术提供支撑，以减少盲目施肥导致的资源浪费和环境污染</w:t>
      </w:r>
      <w:r>
        <w:rPr>
          <w:rFonts w:hint="eastAsia" w:ascii="宋体" w:hAnsi="宋体" w:cs="宋体"/>
          <w:sz w:val="24"/>
          <w:vertAlign w:val="superscript"/>
        </w:rPr>
        <w:fldChar w:fldCharType="begin"/>
      </w:r>
      <w:r>
        <w:rPr>
          <w:vertAlign w:val="superscript"/>
        </w:rPr>
        <w:instrText xml:space="preserve"> REF _Ref229236500 \r \h  \* MERGEFORMAT</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1</w:t>
      </w:r>
      <w:r>
        <w:rPr>
          <w:rFonts w:hint="eastAsia" w:ascii="Times New Roman" w:hAnsi="Times New Roman" w:cs="宋体"/>
          <w:sz w:val="24"/>
          <w:vertAlign w:val="superscript"/>
          <w:lang w:val="en-US" w:eastAsia="zh-CN"/>
        </w:rPr>
        <w:t>7</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，还可在保障米粉加工所需特定稻米品质的同时，促进高产稳产的协同实现</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_Ref229236518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rPr>
        <w:t>1</w:t>
      </w:r>
      <w:r>
        <w:rPr>
          <w:rFonts w:hint="eastAsia" w:ascii="Times New Roman" w:hAnsi="Times New Roman" w:cs="宋体"/>
          <w:sz w:val="24"/>
          <w:vertAlign w:val="superscript"/>
          <w:lang w:val="en-US" w:eastAsia="zh-CN"/>
        </w:rPr>
        <w:t>8</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。所以，</w:t>
      </w:r>
      <w:r>
        <w:rPr>
          <w:rFonts w:hint="eastAsia" w:ascii="宋体" w:hAnsi="宋体" w:cs="宋体"/>
          <w:sz w:val="24"/>
          <w:lang w:val="en-US" w:eastAsia="zh-CN"/>
        </w:rPr>
        <w:t>找寻</w:t>
      </w:r>
      <w:r>
        <w:rPr>
          <w:rFonts w:hint="eastAsia" w:ascii="宋体" w:hAnsi="宋体" w:cs="宋体"/>
          <w:sz w:val="24"/>
        </w:rPr>
        <w:t>磷肥用量与产量性状之间的关系，对于促进米粉稻高产、高质</w:t>
      </w:r>
      <w:r>
        <w:rPr>
          <w:rFonts w:hint="eastAsia" w:ascii="宋体" w:hAnsi="宋体" w:cs="宋体"/>
          <w:sz w:val="24"/>
          <w:lang w:eastAsia="zh-CN"/>
        </w:rPr>
        <w:t>，</w:t>
      </w:r>
      <w:r>
        <w:rPr>
          <w:rFonts w:hint="eastAsia" w:ascii="宋体" w:hAnsi="宋体" w:cs="宋体"/>
          <w:sz w:val="24"/>
          <w:lang w:val="en-US" w:eastAsia="zh-CN"/>
        </w:rPr>
        <w:t>减少环境污染</w:t>
      </w:r>
      <w:r>
        <w:rPr>
          <w:rFonts w:hint="eastAsia" w:ascii="宋体" w:hAnsi="宋体" w:cs="宋体"/>
          <w:sz w:val="24"/>
        </w:rPr>
        <w:t>，具有</w:t>
      </w:r>
      <w:r>
        <w:rPr>
          <w:rFonts w:hint="eastAsia" w:ascii="宋体" w:hAnsi="宋体" w:cs="宋体"/>
          <w:sz w:val="24"/>
          <w:lang w:val="en-US" w:eastAsia="zh-CN"/>
        </w:rPr>
        <w:t>很大的实用价值。</w:t>
      </w:r>
    </w:p>
    <w:p w14:paraId="1CA460B7">
      <w:pPr>
        <w:spacing w:line="440" w:lineRule="exact"/>
        <w:jc w:val="left"/>
        <w:outlineLvl w:val="1"/>
        <w:rPr>
          <w:rFonts w:eastAsia="黑体"/>
          <w:sz w:val="28"/>
          <w:szCs w:val="28"/>
        </w:rPr>
      </w:pPr>
      <w:bookmarkStart w:id="5" w:name="_Toc24074"/>
      <w:r>
        <w:rPr>
          <w:rFonts w:hint="eastAsia" w:ascii="Times New Roman" w:hAnsi="Times New Roman" w:eastAsia="黑体"/>
          <w:sz w:val="28"/>
          <w:szCs w:val="28"/>
        </w:rPr>
        <w:t>1</w:t>
      </w:r>
      <w:r>
        <w:rPr>
          <w:rFonts w:hint="eastAsia" w:eastAsia="黑体"/>
          <w:sz w:val="28"/>
          <w:szCs w:val="28"/>
        </w:rPr>
        <w:t>.</w:t>
      </w:r>
      <w:r>
        <w:rPr>
          <w:rFonts w:hint="eastAsia" w:ascii="Times New Roman" w:hAnsi="Times New Roman" w:eastAsia="黑体"/>
          <w:sz w:val="28"/>
          <w:szCs w:val="28"/>
          <w:lang w:val="en-US" w:eastAsia="zh-CN"/>
        </w:rPr>
        <w:t>3</w:t>
      </w:r>
      <w:r>
        <w:rPr>
          <w:rFonts w:hint="eastAsia" w:eastAsia="黑体"/>
          <w:sz w:val="28"/>
          <w:szCs w:val="28"/>
        </w:rPr>
        <w:t xml:space="preserve"> 研究目的与内容</w:t>
      </w:r>
      <w:bookmarkEnd w:id="5"/>
    </w:p>
    <w:p w14:paraId="691F04C0">
      <w:pPr>
        <w:spacing w:line="440" w:lineRule="exact"/>
        <w:ind w:firstLine="480" w:firstLineChars="200"/>
        <w:rPr>
          <w:rFonts w:hint="eastAsia" w:ascii="宋体" w:hAnsi="宋体" w:cs="宋体"/>
          <w:sz w:val="24"/>
        </w:rPr>
      </w:pPr>
      <w:r>
        <w:rPr>
          <w:rFonts w:hint="eastAsia" w:ascii="宋体" w:hAnsi="宋体" w:cs="宋体"/>
          <w:sz w:val="24"/>
        </w:rPr>
        <w:t>针对米粉稻这一满足特定加工需求的专用型水稻，磷肥施用对其产量性状的调控</w:t>
      </w:r>
      <w:r>
        <w:rPr>
          <w:rFonts w:hint="eastAsia" w:ascii="宋体" w:hAnsi="宋体" w:cs="宋体"/>
          <w:sz w:val="24"/>
          <w:lang w:val="en-US" w:eastAsia="zh-CN"/>
        </w:rPr>
        <w:t>机制还没有系统的研究</w:t>
      </w:r>
      <w:r>
        <w:rPr>
          <w:rFonts w:hint="eastAsia" w:ascii="宋体" w:hAnsi="宋体" w:cs="宋体"/>
          <w:sz w:val="24"/>
        </w:rPr>
        <w:t>。</w:t>
      </w:r>
      <w:r>
        <w:rPr>
          <w:rFonts w:hint="eastAsia" w:ascii="宋体" w:hAnsi="宋体" w:cs="宋体"/>
          <w:sz w:val="24"/>
          <w:lang w:val="en-US" w:eastAsia="zh-CN"/>
        </w:rPr>
        <w:t>有实验证明，</w:t>
      </w:r>
      <w:r>
        <w:rPr>
          <w:rFonts w:hint="eastAsia" w:ascii="宋体" w:hAnsi="宋体" w:cs="宋体"/>
          <w:sz w:val="24"/>
        </w:rPr>
        <w:t>米粉稻的直链淀粉含量等关键品质指标受遗传调控</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_Ref229236540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19</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，但高产实现仍需依赖科学的栽培管理。已有研究表明，磷肥施用量显著影响水稻产量及磷肥利用效率</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_Ref229236560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20</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，过量或不足均会导致产量下降</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_Ref229236584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21</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。本研究旨在探究磷肥用量与米粉稻产量</w:t>
      </w:r>
      <w:r>
        <w:rPr>
          <w:rFonts w:hint="eastAsia" w:ascii="宋体" w:hAnsi="宋体" w:cs="宋体"/>
          <w:sz w:val="24"/>
          <w:lang w:val="en-US" w:eastAsia="zh-CN"/>
        </w:rPr>
        <w:t>及产量</w:t>
      </w:r>
      <w:r>
        <w:rPr>
          <w:rFonts w:hint="eastAsia" w:ascii="宋体" w:hAnsi="宋体" w:cs="宋体"/>
          <w:sz w:val="24"/>
        </w:rPr>
        <w:t>构成因素之间的关系</w:t>
      </w:r>
      <w:r>
        <w:rPr>
          <w:rFonts w:hint="eastAsia" w:ascii="宋体" w:hAnsi="宋体" w:cs="宋体"/>
          <w:sz w:val="24"/>
          <w:lang w:eastAsia="zh-CN"/>
        </w:rPr>
        <w:t>，</w:t>
      </w:r>
      <w:r>
        <w:rPr>
          <w:rFonts w:hint="eastAsia" w:ascii="宋体" w:hAnsi="宋体" w:cs="宋体"/>
          <w:sz w:val="24"/>
        </w:rPr>
        <w:t>试验将设置梯度磷肥处理，通过田间观测与数据分析，</w:t>
      </w:r>
      <w:r>
        <w:rPr>
          <w:rFonts w:hint="eastAsia" w:ascii="宋体" w:hAnsi="宋体" w:cs="宋体"/>
          <w:sz w:val="24"/>
          <w:lang w:val="en-US" w:eastAsia="zh-CN"/>
        </w:rPr>
        <w:t>寻找</w:t>
      </w:r>
      <w:r>
        <w:rPr>
          <w:rFonts w:hint="eastAsia" w:ascii="宋体" w:hAnsi="宋体" w:cs="宋体"/>
          <w:sz w:val="24"/>
        </w:rPr>
        <w:t>米粉稻高产的最优磷肥施用量区间</w:t>
      </w:r>
      <w:r>
        <w:rPr>
          <w:rFonts w:hint="eastAsia" w:ascii="宋体" w:hAnsi="宋体" w:cs="宋体"/>
          <w:sz w:val="24"/>
          <w:lang w:eastAsia="zh-CN"/>
        </w:rPr>
        <w:t>，</w:t>
      </w:r>
      <w:r>
        <w:rPr>
          <w:rFonts w:hint="eastAsia" w:ascii="宋体" w:hAnsi="宋体" w:cs="宋体"/>
          <w:sz w:val="24"/>
          <w:lang w:val="en-US" w:eastAsia="zh-CN"/>
        </w:rPr>
        <w:t>并分析不同磷肥施用量对水稻产量性状的影响</w:t>
      </w:r>
      <w:r>
        <w:rPr>
          <w:rFonts w:hint="eastAsia" w:ascii="宋体" w:hAnsi="宋体" w:cs="宋体"/>
          <w:sz w:val="24"/>
        </w:rPr>
        <w:t>。</w:t>
      </w:r>
    </w:p>
    <w:p w14:paraId="66062366">
      <w:pPr>
        <w:spacing w:line="440" w:lineRule="exact"/>
        <w:outlineLvl w:val="0"/>
        <w:rPr>
          <w:rFonts w:eastAsia="黑体"/>
          <w:sz w:val="30"/>
          <w:szCs w:val="30"/>
        </w:rPr>
      </w:pPr>
      <w:bookmarkStart w:id="6" w:name="_Toc6500"/>
      <w:r>
        <w:rPr>
          <w:rFonts w:ascii="Times New Roman" w:hAnsi="Times New Roman" w:eastAsia="黑体"/>
          <w:sz w:val="30"/>
          <w:szCs w:val="30"/>
        </w:rPr>
        <w:t>2</w:t>
      </w:r>
      <w:r>
        <w:rPr>
          <w:rFonts w:hint="eastAsia" w:eastAsia="黑体"/>
          <w:sz w:val="30"/>
          <w:szCs w:val="30"/>
        </w:rPr>
        <w:t xml:space="preserve"> 材料与方法</w:t>
      </w:r>
      <w:bookmarkEnd w:id="6"/>
    </w:p>
    <w:p w14:paraId="1488DE3E">
      <w:pPr>
        <w:spacing w:line="440" w:lineRule="exact"/>
        <w:jc w:val="left"/>
        <w:outlineLvl w:val="1"/>
        <w:rPr>
          <w:rFonts w:eastAsia="黑体"/>
          <w:sz w:val="28"/>
          <w:szCs w:val="28"/>
        </w:rPr>
      </w:pPr>
      <w:bookmarkStart w:id="7" w:name="_Toc25746"/>
      <w:r>
        <w:rPr>
          <w:rFonts w:ascii="Times New Roman" w:hAnsi="Times New Roman" w:eastAsia="黑体"/>
          <w:sz w:val="28"/>
          <w:szCs w:val="28"/>
        </w:rPr>
        <w:t>2</w:t>
      </w:r>
      <w:r>
        <w:rPr>
          <w:rFonts w:eastAsia="黑体"/>
          <w:sz w:val="28"/>
          <w:szCs w:val="28"/>
        </w:rPr>
        <w:t>.</w:t>
      </w:r>
      <w:r>
        <w:rPr>
          <w:rFonts w:ascii="Times New Roman" w:hAnsi="Times New Roman" w:eastAsia="黑体"/>
          <w:sz w:val="28"/>
          <w:szCs w:val="28"/>
        </w:rPr>
        <w:t>1</w:t>
      </w:r>
      <w:r>
        <w:rPr>
          <w:rFonts w:hint="eastAsia" w:eastAsia="黑体"/>
          <w:sz w:val="28"/>
          <w:szCs w:val="28"/>
        </w:rPr>
        <w:t xml:space="preserve"> 试验设计</w:t>
      </w:r>
      <w:bookmarkEnd w:id="7"/>
    </w:p>
    <w:p w14:paraId="61C2B05C">
      <w:pPr>
        <w:widowControl/>
        <w:shd w:val="clear" w:color="auto" w:fill="FFFFFF"/>
        <w:spacing w:line="440" w:lineRule="exact"/>
        <w:jc w:val="left"/>
        <w:outlineLvl w:val="2"/>
        <w:rPr>
          <w:rFonts w:eastAsia="黑体"/>
          <w:color w:val="333333"/>
          <w:kern w:val="0"/>
          <w:sz w:val="24"/>
          <w:szCs w:val="22"/>
        </w:rPr>
      </w:pPr>
      <w:bookmarkStart w:id="8" w:name="_Toc17539"/>
      <w:r>
        <w:rPr>
          <w:rFonts w:ascii="Times New Roman" w:hAnsi="Times New Roman" w:eastAsia="黑体"/>
          <w:color w:val="333333"/>
          <w:kern w:val="0"/>
          <w:sz w:val="24"/>
          <w:szCs w:val="22"/>
        </w:rPr>
        <w:t>2</w:t>
      </w:r>
      <w:r>
        <w:rPr>
          <w:rFonts w:eastAsia="黑体"/>
          <w:color w:val="333333"/>
          <w:kern w:val="0"/>
          <w:sz w:val="24"/>
          <w:szCs w:val="22"/>
        </w:rPr>
        <w:t>.</w:t>
      </w:r>
      <w:r>
        <w:rPr>
          <w:rFonts w:ascii="Times New Roman" w:hAnsi="Times New Roman" w:eastAsia="黑体"/>
          <w:color w:val="333333"/>
          <w:kern w:val="0"/>
          <w:sz w:val="24"/>
          <w:szCs w:val="22"/>
        </w:rPr>
        <w:t>1</w:t>
      </w:r>
      <w:r>
        <w:rPr>
          <w:rFonts w:eastAsia="黑体"/>
          <w:color w:val="333333"/>
          <w:kern w:val="0"/>
          <w:sz w:val="24"/>
          <w:szCs w:val="22"/>
        </w:rPr>
        <w:t>.</w:t>
      </w:r>
      <w:r>
        <w:rPr>
          <w:rFonts w:ascii="Times New Roman" w:hAnsi="Times New Roman" w:eastAsia="黑体"/>
          <w:color w:val="333333"/>
          <w:kern w:val="0"/>
          <w:sz w:val="24"/>
          <w:szCs w:val="22"/>
        </w:rPr>
        <w:t>1</w:t>
      </w:r>
      <w:r>
        <w:rPr>
          <w:rFonts w:hint="eastAsia" w:eastAsia="黑体"/>
          <w:color w:val="333333"/>
          <w:kern w:val="0"/>
          <w:sz w:val="24"/>
          <w:szCs w:val="22"/>
        </w:rPr>
        <w:t xml:space="preserve"> 试验地概况</w:t>
      </w:r>
      <w:bookmarkEnd w:id="8"/>
    </w:p>
    <w:p w14:paraId="2EF1925B">
      <w:pPr>
        <w:widowControl/>
        <w:shd w:val="clear" w:color="auto" w:fill="FFFFFF"/>
        <w:spacing w:line="440" w:lineRule="exact"/>
        <w:ind w:firstLine="480" w:firstLineChars="200"/>
        <w:jc w:val="left"/>
        <w:rPr>
          <w:rFonts w:eastAsia="黑体"/>
          <w:color w:val="333333"/>
          <w:kern w:val="0"/>
          <w:sz w:val="24"/>
          <w:szCs w:val="22"/>
        </w:rPr>
      </w:pPr>
      <w:r>
        <w:rPr>
          <w:rFonts w:ascii="宋体" w:hAnsi="宋体" w:cs="宋体"/>
          <w:sz w:val="24"/>
        </w:rPr>
        <w:t>试验地在湖南省长沙</w:t>
      </w:r>
      <w:r>
        <w:rPr>
          <w:rFonts w:hint="eastAsia" w:ascii="宋体" w:hAnsi="宋体" w:cs="宋体"/>
          <w:sz w:val="24"/>
        </w:rPr>
        <w:t>县</w:t>
      </w:r>
      <w:r>
        <w:rPr>
          <w:rFonts w:ascii="宋体" w:hAnsi="宋体" w:cs="宋体"/>
          <w:sz w:val="24"/>
        </w:rPr>
        <w:t>与沅陵</w:t>
      </w:r>
      <w:r>
        <w:rPr>
          <w:rFonts w:hint="eastAsia" w:ascii="宋体" w:hAnsi="宋体" w:cs="宋体"/>
          <w:sz w:val="24"/>
        </w:rPr>
        <w:t>县</w:t>
      </w:r>
      <w:r>
        <w:rPr>
          <w:rFonts w:ascii="宋体" w:hAnsi="宋体" w:cs="宋体"/>
          <w:sz w:val="24"/>
        </w:rPr>
        <w:t>，</w:t>
      </w:r>
      <w:r>
        <w:rPr>
          <w:rFonts w:hint="eastAsia" w:ascii="宋体" w:hAnsi="宋体" w:cs="宋体"/>
          <w:sz w:val="24"/>
          <w:lang w:val="en-US" w:eastAsia="zh-CN"/>
        </w:rPr>
        <w:t>实验于</w:t>
      </w:r>
      <w:r>
        <w:rPr>
          <w:rFonts w:ascii="Times New Roman" w:hAnsi="Times New Roman" w:cs="宋体"/>
          <w:sz w:val="24"/>
        </w:rPr>
        <w:t>2025</w:t>
      </w:r>
      <w:r>
        <w:rPr>
          <w:rFonts w:ascii="宋体" w:hAnsi="宋体" w:cs="宋体"/>
          <w:sz w:val="24"/>
        </w:rPr>
        <w:t>年</w:t>
      </w:r>
      <w:r>
        <w:rPr>
          <w:rFonts w:ascii="Times New Roman" w:hAnsi="Times New Roman" w:cs="宋体"/>
          <w:sz w:val="24"/>
        </w:rPr>
        <w:t>3</w:t>
      </w:r>
      <w:r>
        <w:rPr>
          <w:rFonts w:ascii="宋体" w:hAnsi="宋体" w:cs="宋体"/>
          <w:sz w:val="24"/>
        </w:rPr>
        <w:t>月至</w:t>
      </w:r>
      <w:r>
        <w:rPr>
          <w:rFonts w:ascii="Times New Roman" w:hAnsi="Times New Roman" w:cs="宋体"/>
          <w:sz w:val="24"/>
        </w:rPr>
        <w:t>7</w:t>
      </w:r>
      <w:r>
        <w:rPr>
          <w:rFonts w:ascii="宋体" w:hAnsi="宋体" w:cs="宋体"/>
          <w:sz w:val="24"/>
        </w:rPr>
        <w:t>月进行</w:t>
      </w:r>
      <w:r>
        <w:rPr>
          <w:rFonts w:hint="eastAsia" w:ascii="宋体" w:hAnsi="宋体" w:cs="宋体"/>
          <w:sz w:val="24"/>
        </w:rPr>
        <w:t>。</w:t>
      </w:r>
      <w:commentRangeStart w:id="0"/>
      <w:r>
        <w:rPr>
          <w:rFonts w:ascii="宋体" w:hAnsi="宋体" w:cs="宋体"/>
          <w:sz w:val="24"/>
        </w:rPr>
        <w:t>长沙县</w:t>
      </w:r>
      <w:r>
        <w:rPr>
          <w:rFonts w:hint="eastAsia" w:ascii="宋体" w:hAnsi="宋体" w:cs="宋体"/>
          <w:sz w:val="24"/>
          <w:lang w:val="en-US" w:eastAsia="zh-CN"/>
        </w:rPr>
        <w:t>在湖南省中东部</w:t>
      </w:r>
      <w:r>
        <w:rPr>
          <w:rFonts w:ascii="宋体" w:hAnsi="宋体" w:cs="宋体"/>
          <w:sz w:val="24"/>
        </w:rPr>
        <w:t>，属于亚热带季风气候，年</w:t>
      </w:r>
      <w:r>
        <w:rPr>
          <w:rFonts w:hint="eastAsia" w:ascii="宋体" w:hAnsi="宋体" w:cs="宋体"/>
          <w:sz w:val="24"/>
          <w:lang w:val="en-US" w:eastAsia="zh-CN"/>
        </w:rPr>
        <w:t>平</w:t>
      </w:r>
      <w:r>
        <w:rPr>
          <w:rFonts w:ascii="宋体" w:hAnsi="宋体" w:cs="宋体"/>
          <w:sz w:val="24"/>
        </w:rPr>
        <w:t>均降水量</w:t>
      </w:r>
      <w:r>
        <w:rPr>
          <w:rFonts w:ascii="Times New Roman" w:hAnsi="Times New Roman" w:cs="宋体"/>
          <w:sz w:val="24"/>
        </w:rPr>
        <w:t>13</w:t>
      </w:r>
      <w:r>
        <w:rPr>
          <w:rFonts w:hint="eastAsia" w:ascii="Times New Roman" w:hAnsi="Times New Roman" w:cs="宋体"/>
          <w:sz w:val="24"/>
          <w:lang w:val="en-US" w:eastAsia="zh-CN"/>
        </w:rPr>
        <w:t>62</w:t>
      </w:r>
      <w:r>
        <w:rPr>
          <w:rFonts w:hint="eastAsia" w:cs="宋体"/>
          <w:sz w:val="24"/>
          <w:lang w:val="en-US" w:eastAsia="zh-CN"/>
        </w:rPr>
        <w:t>~</w:t>
      </w:r>
      <w:r>
        <w:rPr>
          <w:rFonts w:hint="eastAsia" w:ascii="Times New Roman" w:hAnsi="Times New Roman" w:cs="宋体"/>
          <w:sz w:val="24"/>
          <w:lang w:val="en-US" w:eastAsia="zh-CN"/>
        </w:rPr>
        <w:t>1500</w:t>
      </w:r>
      <w:r>
        <w:rPr>
          <w:rFonts w:ascii="Times New Roman" w:hAnsi="Times New Roman" w:cs="宋体"/>
          <w:sz w:val="24"/>
        </w:rPr>
        <w:t>mm</w:t>
      </w:r>
      <w:r>
        <w:rPr>
          <w:rFonts w:hint="eastAsia" w:cs="宋体"/>
          <w:sz w:val="24"/>
          <w:lang w:eastAsia="zh-CN"/>
        </w:rPr>
        <w:t>，</w:t>
      </w:r>
      <w:r>
        <w:rPr>
          <w:rFonts w:hint="eastAsia" w:cs="宋体"/>
          <w:sz w:val="24"/>
          <w:lang w:val="en-US" w:eastAsia="zh-CN"/>
        </w:rPr>
        <w:t>属于双季稻产区，土壤肥沃</w:t>
      </w:r>
      <w:r>
        <w:rPr>
          <w:rFonts w:ascii="宋体" w:hAnsi="宋体" w:cs="宋体"/>
          <w:sz w:val="24"/>
        </w:rPr>
        <w:t>。沅陵县</w:t>
      </w:r>
      <w:r>
        <w:rPr>
          <w:rFonts w:hint="eastAsia" w:ascii="宋体" w:hAnsi="宋体" w:cs="宋体"/>
          <w:sz w:val="24"/>
          <w:lang w:val="en-US" w:eastAsia="zh-CN"/>
        </w:rPr>
        <w:t>位于湖南省西北部</w:t>
      </w:r>
      <w:r>
        <w:rPr>
          <w:rFonts w:ascii="宋体" w:hAnsi="宋体" w:cs="宋体"/>
          <w:sz w:val="24"/>
        </w:rPr>
        <w:t>，</w:t>
      </w:r>
      <w:r>
        <w:rPr>
          <w:rFonts w:hint="eastAsia" w:ascii="宋体" w:hAnsi="宋体" w:cs="宋体"/>
          <w:sz w:val="24"/>
        </w:rPr>
        <w:t>也</w:t>
      </w:r>
      <w:r>
        <w:rPr>
          <w:rFonts w:ascii="宋体" w:hAnsi="宋体" w:cs="宋体"/>
          <w:sz w:val="24"/>
        </w:rPr>
        <w:t>属于亚热带季风气候，气候温和，</w:t>
      </w:r>
      <w:r>
        <w:rPr>
          <w:rFonts w:hint="eastAsia" w:ascii="宋体" w:hAnsi="宋体" w:cs="宋体"/>
          <w:sz w:val="24"/>
          <w:lang w:val="en-US" w:eastAsia="zh-CN"/>
        </w:rPr>
        <w:t>年均气温约</w:t>
      </w:r>
      <w:r>
        <w:rPr>
          <w:rFonts w:hint="eastAsia" w:ascii="Times New Roman" w:hAnsi="Times New Roman" w:cs="宋体"/>
          <w:sz w:val="24"/>
          <w:lang w:val="en-US" w:eastAsia="zh-CN"/>
        </w:rPr>
        <w:t>16</w:t>
      </w:r>
      <w:r>
        <w:rPr>
          <w:rFonts w:hint="eastAsia" w:ascii="宋体" w:hAnsi="宋体" w:cs="宋体"/>
          <w:sz w:val="24"/>
          <w:lang w:val="en-US" w:eastAsia="zh-CN"/>
        </w:rPr>
        <w:t>.</w:t>
      </w:r>
      <w:r>
        <w:rPr>
          <w:rFonts w:hint="eastAsia" w:ascii="Times New Roman" w:hAnsi="Times New Roman" w:cs="宋体"/>
          <w:sz w:val="24"/>
          <w:lang w:val="en-US" w:eastAsia="zh-CN"/>
        </w:rPr>
        <w:t>6</w:t>
      </w:r>
      <w:r>
        <w:rPr>
          <w:rFonts w:hint="eastAsia" w:ascii="宋体" w:hAnsi="宋体" w:cs="宋体"/>
          <w:sz w:val="24"/>
          <w:lang w:val="en-US" w:eastAsia="zh-CN"/>
        </w:rPr>
        <w:t>℃，年均降水量约</w:t>
      </w:r>
      <w:r>
        <w:rPr>
          <w:rFonts w:hint="eastAsia" w:ascii="Times New Roman" w:hAnsi="Times New Roman" w:cs="宋体"/>
          <w:sz w:val="24"/>
          <w:lang w:val="en-US" w:eastAsia="zh-CN"/>
        </w:rPr>
        <w:t>1440mm</w:t>
      </w:r>
      <w:r>
        <w:rPr>
          <w:rFonts w:ascii="宋体" w:hAnsi="宋体" w:cs="宋体"/>
          <w:sz w:val="24"/>
        </w:rPr>
        <w:t>。</w:t>
      </w:r>
      <w:r>
        <w:rPr>
          <w:rFonts w:hint="eastAsia" w:ascii="宋体" w:hAnsi="宋体" w:cs="宋体"/>
          <w:sz w:val="24"/>
        </w:rPr>
        <w:t>两地</w:t>
      </w:r>
      <w:r>
        <w:rPr>
          <w:rFonts w:ascii="宋体" w:hAnsi="宋体" w:cs="宋体"/>
          <w:sz w:val="24"/>
        </w:rPr>
        <w:t>试验田土壤类型以水稻土为主，</w:t>
      </w:r>
      <w:r>
        <w:rPr>
          <w:rFonts w:hint="eastAsia" w:ascii="宋体" w:hAnsi="宋体" w:cs="宋体"/>
          <w:sz w:val="24"/>
        </w:rPr>
        <w:t>但沅陵土壤酸化问题比较严重。</w:t>
      </w:r>
      <w:commentRangeEnd w:id="0"/>
      <w:r>
        <w:rPr>
          <w:rStyle w:val="19"/>
          <w:rFonts w:hint="eastAsia" w:ascii="宋体" w:hAnsi="宋体" w:cs="宋体"/>
          <w:sz w:val="24"/>
          <w:szCs w:val="24"/>
        </w:rPr>
        <w:commentReference w:id="0"/>
      </w:r>
    </w:p>
    <w:p w14:paraId="3A1D90D5">
      <w:pPr>
        <w:widowControl/>
        <w:shd w:val="clear" w:color="auto" w:fill="FFFFFF"/>
        <w:spacing w:line="440" w:lineRule="exact"/>
        <w:jc w:val="left"/>
        <w:outlineLvl w:val="2"/>
        <w:rPr>
          <w:rFonts w:eastAsia="黑体"/>
          <w:color w:val="333333"/>
          <w:kern w:val="0"/>
          <w:sz w:val="24"/>
          <w:szCs w:val="22"/>
        </w:rPr>
      </w:pPr>
      <w:bookmarkStart w:id="9" w:name="_Toc29875"/>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1</w:t>
      </w:r>
      <w:r>
        <w:rPr>
          <w:rFonts w:hint="eastAsia" w:eastAsia="黑体"/>
          <w:color w:val="333333"/>
          <w:kern w:val="0"/>
          <w:sz w:val="24"/>
          <w:szCs w:val="22"/>
        </w:rPr>
        <w:t>.</w:t>
      </w:r>
      <w:r>
        <w:rPr>
          <w:rFonts w:hint="eastAsia" w:ascii="Times New Roman" w:hAnsi="Times New Roman" w:eastAsia="黑体"/>
          <w:color w:val="333333"/>
          <w:kern w:val="0"/>
          <w:sz w:val="24"/>
          <w:szCs w:val="22"/>
        </w:rPr>
        <w:t>2</w:t>
      </w:r>
      <w:r>
        <w:rPr>
          <w:rFonts w:hint="eastAsia" w:eastAsia="黑体"/>
          <w:color w:val="333333"/>
          <w:kern w:val="0"/>
          <w:sz w:val="24"/>
          <w:szCs w:val="22"/>
        </w:rPr>
        <w:t xml:space="preserve"> 试验设计</w:t>
      </w:r>
      <w:bookmarkEnd w:id="9"/>
    </w:p>
    <w:p w14:paraId="1B4A210F">
      <w:pPr>
        <w:spacing w:line="440" w:lineRule="exact"/>
        <w:ind w:firstLine="480" w:firstLineChars="200"/>
        <w:rPr>
          <w:rFonts w:hint="eastAsia" w:ascii="宋体" w:hAnsi="宋体" w:cs="宋体"/>
          <w:sz w:val="24"/>
        </w:rPr>
      </w:pPr>
      <w:r>
        <w:rPr>
          <w:rFonts w:hint="eastAsia" w:ascii="宋体" w:hAnsi="宋体" w:cs="宋体"/>
          <w:sz w:val="24"/>
        </w:rPr>
        <w:t>试验采用</w:t>
      </w:r>
      <w:r>
        <w:rPr>
          <w:rFonts w:ascii="宋体" w:hAnsi="宋体" w:cs="宋体"/>
          <w:sz w:val="24"/>
        </w:rPr>
        <w:t>双因素随机区组设计</w:t>
      </w:r>
      <w:r>
        <w:rPr>
          <w:rFonts w:hint="eastAsia" w:ascii="宋体" w:hAnsi="宋体" w:cs="宋体"/>
          <w:sz w:val="24"/>
        </w:rPr>
        <w:t>，设置</w:t>
      </w:r>
      <w:r>
        <w:rPr>
          <w:rFonts w:hint="eastAsia" w:ascii="Times New Roman" w:hAnsi="Times New Roman" w:cs="宋体"/>
          <w:sz w:val="24"/>
        </w:rPr>
        <w:t>4</w:t>
      </w:r>
      <w:r>
        <w:rPr>
          <w:rFonts w:hint="eastAsia" w:ascii="宋体" w:hAnsi="宋体" w:cs="宋体"/>
          <w:sz w:val="24"/>
        </w:rPr>
        <w:t>个不同的磷肥梯度，施磷量分别为</w:t>
      </w:r>
      <w:r>
        <w:rPr>
          <w:rFonts w:hint="eastAsia" w:ascii="Times New Roman" w:hAnsi="Times New Roman" w:cs="宋体"/>
          <w:sz w:val="24"/>
        </w:rPr>
        <w:t>0kg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w:t>
      </w:r>
      <w:r>
        <w:rPr>
          <w:rFonts w:hint="eastAsia" w:ascii="Times New Roman" w:hAnsi="Times New Roman" w:cs="宋体"/>
          <w:sz w:val="24"/>
        </w:rPr>
        <w:t>30kg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w:t>
      </w:r>
      <w:r>
        <w:rPr>
          <w:rFonts w:hint="eastAsia" w:ascii="Times New Roman" w:hAnsi="Times New Roman" w:cs="宋体"/>
          <w:sz w:val="24"/>
        </w:rPr>
        <w:t>60kg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w:t>
      </w:r>
      <w:r>
        <w:rPr>
          <w:rFonts w:hint="eastAsia" w:ascii="Times New Roman" w:hAnsi="Times New Roman" w:cs="宋体"/>
          <w:sz w:val="24"/>
        </w:rPr>
        <w:t>90kg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²的过磷酸钙。处理组合为</w:t>
      </w:r>
      <w:r>
        <w:rPr>
          <w:rFonts w:hint="eastAsia" w:ascii="Times New Roman" w:hAnsi="Times New Roman" w:cs="宋体"/>
          <w:sz w:val="24"/>
        </w:rPr>
        <w:t>2</w:t>
      </w:r>
      <w:r>
        <w:rPr>
          <w:rFonts w:hint="eastAsia" w:ascii="宋体" w:hAnsi="宋体" w:cs="宋体"/>
          <w:sz w:val="24"/>
        </w:rPr>
        <w:t>个区域、</w:t>
      </w:r>
      <w:r>
        <w:rPr>
          <w:rFonts w:hint="eastAsia" w:ascii="Times New Roman" w:hAnsi="Times New Roman" w:cs="宋体"/>
          <w:sz w:val="24"/>
        </w:rPr>
        <w:t>2</w:t>
      </w:r>
      <w:r>
        <w:rPr>
          <w:rFonts w:hint="eastAsia" w:ascii="宋体" w:hAnsi="宋体" w:cs="宋体"/>
          <w:sz w:val="24"/>
        </w:rPr>
        <w:t>个品种、</w:t>
      </w:r>
      <w:r>
        <w:rPr>
          <w:rFonts w:hint="eastAsia" w:ascii="Times New Roman" w:hAnsi="Times New Roman" w:cs="宋体"/>
          <w:sz w:val="24"/>
        </w:rPr>
        <w:t>4</w:t>
      </w:r>
      <w:r>
        <w:rPr>
          <w:rFonts w:hint="eastAsia" w:ascii="宋体" w:hAnsi="宋体" w:cs="宋体"/>
          <w:sz w:val="24"/>
        </w:rPr>
        <w:t>个磷肥梯度一共</w:t>
      </w:r>
      <w:r>
        <w:rPr>
          <w:rFonts w:hint="eastAsia" w:ascii="Times New Roman" w:hAnsi="Times New Roman" w:cs="宋体"/>
          <w:sz w:val="24"/>
        </w:rPr>
        <w:t>16</w:t>
      </w:r>
      <w:r>
        <w:rPr>
          <w:rFonts w:hint="eastAsia" w:ascii="宋体" w:hAnsi="宋体" w:cs="宋体"/>
          <w:sz w:val="24"/>
        </w:rPr>
        <w:t>个处理。</w:t>
      </w:r>
      <w:ins w:id="6" w:author="奕霖 李" w:date="2026-05-12T20:23:00Z">
        <w:r>
          <w:rPr>
            <w:rFonts w:hint="eastAsia" w:ascii="宋体" w:hAnsi="宋体" w:cs="宋体"/>
            <w:sz w:val="24"/>
          </w:rPr>
          <w:t>小区面积</w:t>
        </w:r>
      </w:ins>
      <w:r>
        <w:rPr>
          <w:rFonts w:hint="eastAsia" w:ascii="宋体" w:hAnsi="宋体" w:cs="宋体"/>
          <w:sz w:val="24"/>
          <w:lang w:val="en-US" w:eastAsia="zh-CN"/>
        </w:rPr>
        <w:t>一共</w:t>
      </w:r>
      <w:del w:id="7" w:author="奕霖 李" w:date="2026-05-12T20:23:00Z">
        <w:r>
          <w:rPr>
            <w:rFonts w:hint="eastAsia" w:ascii="宋体" w:hAnsi="宋体" w:cs="宋体"/>
            <w:sz w:val="24"/>
          </w:rPr>
          <w:delText>区域面积一共</w:delText>
        </w:r>
      </w:del>
      <w:r>
        <w:rPr>
          <w:rFonts w:hint="eastAsia" w:ascii="Times New Roman" w:hAnsi="Times New Roman" w:cs="宋体"/>
          <w:sz w:val="24"/>
        </w:rPr>
        <w:t>40</w:t>
      </w:r>
      <w:r>
        <w:rPr>
          <w:rFonts w:hint="eastAsia" w:ascii="宋体" w:hAnsi="宋体" w:cs="宋体"/>
          <w:sz w:val="24"/>
        </w:rPr>
        <w:t>㎡（</w:t>
      </w:r>
      <w:r>
        <w:rPr>
          <w:rFonts w:hint="eastAsia" w:ascii="Times New Roman" w:hAnsi="Times New Roman" w:cs="宋体"/>
          <w:sz w:val="24"/>
        </w:rPr>
        <w:t>10m</w:t>
      </w:r>
      <w:r>
        <w:rPr>
          <w:rFonts w:hint="eastAsia" w:ascii="宋体" w:hAnsi="宋体" w:cs="宋体"/>
          <w:sz w:val="24"/>
        </w:rPr>
        <w:t>×</w:t>
      </w:r>
      <w:r>
        <w:rPr>
          <w:rFonts w:hint="eastAsia" w:ascii="Times New Roman" w:hAnsi="Times New Roman" w:cs="宋体"/>
          <w:sz w:val="24"/>
        </w:rPr>
        <w:t>4m</w:t>
      </w:r>
      <w:r>
        <w:rPr>
          <w:rFonts w:hint="eastAsia" w:ascii="宋体" w:hAnsi="宋体" w:cs="宋体"/>
          <w:sz w:val="24"/>
        </w:rPr>
        <w:t>），区间设</w:t>
      </w:r>
      <w:r>
        <w:rPr>
          <w:rFonts w:hint="eastAsia" w:ascii="Times New Roman" w:hAnsi="Times New Roman" w:cs="宋体"/>
          <w:sz w:val="24"/>
        </w:rPr>
        <w:t>50</w:t>
      </w:r>
      <w:r>
        <w:rPr>
          <w:rFonts w:hint="eastAsia" w:ascii="宋体" w:hAnsi="宋体" w:cs="宋体"/>
          <w:sz w:val="24"/>
        </w:rPr>
        <w:t>厘米隔离带，防止肥水串灌，重复三次，一共</w:t>
      </w:r>
      <w:r>
        <w:rPr>
          <w:rFonts w:hint="eastAsia" w:ascii="Times New Roman" w:hAnsi="Times New Roman" w:cs="宋体"/>
          <w:sz w:val="24"/>
        </w:rPr>
        <w:t>48</w:t>
      </w:r>
      <w:r>
        <w:rPr>
          <w:rFonts w:hint="eastAsia" w:ascii="宋体" w:hAnsi="宋体" w:cs="宋体"/>
          <w:sz w:val="24"/>
        </w:rPr>
        <w:t>个样本。氮肥施用为尿素，</w:t>
      </w:r>
      <w:r>
        <w:rPr>
          <w:rFonts w:hint="eastAsia" w:ascii="Times New Roman" w:hAnsi="Times New Roman" w:cs="宋体"/>
          <w:sz w:val="24"/>
        </w:rPr>
        <w:t>120kgN</w:t>
      </w:r>
      <w:r>
        <w:rPr>
          <w:rFonts w:hint="eastAsia" w:ascii="宋体" w:hAnsi="宋体" w:cs="宋体"/>
          <w:sz w:val="24"/>
        </w:rPr>
        <w:t>/</w:t>
      </w:r>
      <w:r>
        <w:rPr>
          <w:rFonts w:hint="eastAsia" w:ascii="Times New Roman" w:hAnsi="Times New Roman" w:cs="宋体"/>
          <w:sz w:val="24"/>
        </w:rPr>
        <w:t>hm</w:t>
      </w:r>
      <w:r>
        <w:rPr>
          <w:rFonts w:ascii="Times New Roman" w:hAnsi="Times New Roman" w:cs="宋体"/>
          <w:sz w:val="24"/>
          <w:vertAlign w:val="superscript"/>
        </w:rPr>
        <w:t>2</w:t>
      </w:r>
      <w:r>
        <w:rPr>
          <w:rFonts w:hint="eastAsia" w:ascii="宋体" w:hAnsi="宋体" w:cs="宋体"/>
          <w:sz w:val="24"/>
        </w:rPr>
        <w:t>，按基肥：分肥：穗肥=</w:t>
      </w:r>
      <w:r>
        <w:rPr>
          <w:rFonts w:hint="eastAsia" w:ascii="Times New Roman" w:hAnsi="Times New Roman" w:cs="宋体"/>
          <w:sz w:val="24"/>
        </w:rPr>
        <w:t>5</w:t>
      </w:r>
      <w:r>
        <w:rPr>
          <w:rFonts w:hint="eastAsia" w:ascii="宋体" w:hAnsi="宋体" w:cs="宋体"/>
          <w:sz w:val="24"/>
        </w:rPr>
        <w:t>：</w:t>
      </w:r>
      <w:r>
        <w:rPr>
          <w:rFonts w:hint="eastAsia" w:ascii="Times New Roman" w:hAnsi="Times New Roman" w:cs="宋体"/>
          <w:sz w:val="24"/>
        </w:rPr>
        <w:t>3</w:t>
      </w:r>
      <w:r>
        <w:rPr>
          <w:rFonts w:hint="eastAsia" w:ascii="宋体" w:hAnsi="宋体" w:cs="宋体"/>
          <w:sz w:val="24"/>
        </w:rPr>
        <w:t>：</w:t>
      </w:r>
      <w:r>
        <w:rPr>
          <w:rFonts w:hint="eastAsia" w:ascii="Times New Roman" w:hAnsi="Times New Roman" w:cs="宋体"/>
          <w:sz w:val="24"/>
        </w:rPr>
        <w:t>2</w:t>
      </w:r>
      <w:r>
        <w:rPr>
          <w:rFonts w:hint="eastAsia" w:ascii="宋体" w:hAnsi="宋体" w:cs="宋体"/>
          <w:sz w:val="24"/>
        </w:rPr>
        <w:t>比例施用。磷肥选用过磷酸钙，作基肥一次施入。钾肥选用氯化钾，施钾量为</w:t>
      </w:r>
      <w:r>
        <w:rPr>
          <w:rFonts w:hint="eastAsia" w:ascii="Times New Roman" w:hAnsi="Times New Roman" w:cs="宋体"/>
          <w:sz w:val="24"/>
        </w:rPr>
        <w:t>100kgK</w:t>
      </w:r>
      <w:r>
        <w:rPr>
          <w:rFonts w:cs="宋体"/>
          <w:sz w:val="24"/>
          <w:vertAlign w:val="subscript"/>
          <w:rPrChange w:id="8" w:author="奕霖 李" w:date="2026-05-12T20:18:00Z">
            <w:rPr>
              <w:rFonts w:cs="宋体"/>
              <w:sz w:val="24"/>
            </w:rPr>
          </w:rPrChange>
        </w:rPr>
        <w:t>2</w:t>
      </w:r>
      <w:r>
        <w:rPr>
          <w:rFonts w:hint="eastAsia" w:ascii="Times New Roman" w:hAnsi="Times New Roman" w:cs="宋体"/>
          <w:sz w:val="24"/>
        </w:rPr>
        <w:t>O</w:t>
      </w:r>
      <w:r>
        <w:rPr>
          <w:rFonts w:hint="eastAsia" w:ascii="宋体" w:hAnsi="宋体" w:cs="宋体"/>
          <w:sz w:val="24"/>
        </w:rPr>
        <w:t>/</w:t>
      </w:r>
      <w:r>
        <w:rPr>
          <w:rFonts w:hint="eastAsia" w:ascii="Times New Roman" w:hAnsi="Times New Roman" w:cs="宋体"/>
          <w:sz w:val="24"/>
        </w:rPr>
        <w:t>hm2</w:t>
      </w:r>
      <w:r>
        <w:rPr>
          <w:rFonts w:hint="eastAsia" w:ascii="宋体" w:hAnsi="宋体" w:cs="宋体"/>
          <w:sz w:val="24"/>
        </w:rPr>
        <w:t>，按基肥:穗肥=</w:t>
      </w:r>
      <w:r>
        <w:rPr>
          <w:rFonts w:hint="eastAsia" w:ascii="Times New Roman" w:hAnsi="Times New Roman" w:cs="宋体"/>
          <w:sz w:val="24"/>
        </w:rPr>
        <w:t>5</w:t>
      </w:r>
      <w:r>
        <w:rPr>
          <w:rFonts w:hint="eastAsia" w:ascii="宋体" w:hAnsi="宋体" w:cs="宋体"/>
          <w:sz w:val="24"/>
        </w:rPr>
        <w:t>：</w:t>
      </w:r>
      <w:r>
        <w:rPr>
          <w:rFonts w:hint="eastAsia" w:ascii="Times New Roman" w:hAnsi="Times New Roman" w:cs="宋体"/>
          <w:sz w:val="24"/>
        </w:rPr>
        <w:t>5</w:t>
      </w:r>
      <w:r>
        <w:rPr>
          <w:rFonts w:hint="eastAsia" w:ascii="宋体" w:hAnsi="宋体" w:cs="宋体"/>
          <w:sz w:val="24"/>
        </w:rPr>
        <w:t>比例施用。</w:t>
      </w:r>
    </w:p>
    <w:p w14:paraId="05E30296">
      <w:pPr>
        <w:widowControl/>
        <w:shd w:val="clear" w:color="auto" w:fill="FFFFFF"/>
        <w:spacing w:line="440" w:lineRule="exact"/>
        <w:jc w:val="left"/>
        <w:outlineLvl w:val="2"/>
        <w:rPr>
          <w:rFonts w:eastAsia="黑体"/>
          <w:color w:val="333333"/>
          <w:kern w:val="0"/>
          <w:sz w:val="24"/>
          <w:szCs w:val="22"/>
        </w:rPr>
      </w:pPr>
      <w:bookmarkStart w:id="10" w:name="_Toc30416"/>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1</w:t>
      </w:r>
      <w:r>
        <w:rPr>
          <w:rFonts w:hint="eastAsia" w:eastAsia="黑体"/>
          <w:color w:val="333333"/>
          <w:kern w:val="0"/>
          <w:sz w:val="24"/>
          <w:szCs w:val="22"/>
        </w:rPr>
        <w:t>.</w:t>
      </w:r>
      <w:r>
        <w:rPr>
          <w:rFonts w:hint="eastAsia" w:ascii="Times New Roman" w:hAnsi="Times New Roman" w:eastAsia="黑体"/>
          <w:color w:val="333333"/>
          <w:kern w:val="0"/>
          <w:sz w:val="24"/>
          <w:szCs w:val="22"/>
        </w:rPr>
        <w:t>3</w:t>
      </w:r>
      <w:r>
        <w:rPr>
          <w:rFonts w:hint="eastAsia" w:eastAsia="黑体"/>
          <w:color w:val="333333"/>
          <w:kern w:val="0"/>
          <w:sz w:val="24"/>
          <w:szCs w:val="22"/>
        </w:rPr>
        <w:t xml:space="preserve"> 试验材料</w:t>
      </w:r>
      <w:bookmarkEnd w:id="10"/>
    </w:p>
    <w:p w14:paraId="70E6E891">
      <w:pPr>
        <w:spacing w:line="440" w:lineRule="exact"/>
        <w:ind w:firstLine="480" w:firstLineChars="200"/>
        <w:rPr>
          <w:rFonts w:hint="eastAsia" w:ascii="宋体" w:hAnsi="宋体"/>
          <w:sz w:val="24"/>
        </w:rPr>
      </w:pPr>
      <w:r>
        <w:rPr>
          <w:rFonts w:hint="eastAsia" w:ascii="宋体" w:hAnsi="宋体"/>
          <w:sz w:val="24"/>
        </w:rPr>
        <w:t>中嘉早</w:t>
      </w:r>
      <w:r>
        <w:rPr>
          <w:rFonts w:hint="eastAsia" w:ascii="Times New Roman" w:hAnsi="Times New Roman"/>
          <w:sz w:val="24"/>
        </w:rPr>
        <w:t>17</w:t>
      </w:r>
      <w:r>
        <w:rPr>
          <w:rFonts w:hint="eastAsia" w:ascii="宋体" w:hAnsi="宋体"/>
          <w:sz w:val="24"/>
        </w:rPr>
        <w:t>，株两优</w:t>
      </w:r>
      <w:r>
        <w:rPr>
          <w:rFonts w:hint="eastAsia" w:ascii="Times New Roman" w:hAnsi="Times New Roman"/>
          <w:sz w:val="24"/>
        </w:rPr>
        <w:t>4024</w:t>
      </w:r>
      <w:ins w:id="9" w:author="一文 袁" w:date="2026-05-10T15:26:00Z">
        <w:r>
          <w:rPr>
            <w:rFonts w:hint="eastAsia"/>
            <w:sz w:val="24"/>
          </w:rPr>
          <w:t>，其中</w:t>
        </w:r>
      </w:ins>
      <w:ins w:id="10" w:author="一文 袁" w:date="2026-05-10T15:27:00Z">
        <w:r>
          <w:rPr>
            <w:rFonts w:hint="eastAsia"/>
            <w:sz w:val="24"/>
          </w:rPr>
          <w:t>中嘉早</w:t>
        </w:r>
      </w:ins>
      <w:ins w:id="11" w:author="一文 袁" w:date="2026-05-10T15:27:00Z">
        <w:r>
          <w:rPr>
            <w:rFonts w:hint="eastAsia" w:ascii="Times New Roman" w:hAnsi="Times New Roman"/>
            <w:sz w:val="24"/>
          </w:rPr>
          <w:t>17</w:t>
        </w:r>
      </w:ins>
      <w:ins w:id="12" w:author="一文 袁" w:date="2026-05-10T15:29:00Z">
        <w:r>
          <w:rPr>
            <w:rFonts w:hint="eastAsia"/>
            <w:sz w:val="24"/>
          </w:rPr>
          <w:t>是常规稻，</w:t>
        </w:r>
      </w:ins>
      <w:ins w:id="13" w:author="一文 袁" w:date="2026-05-10T15:27:00Z">
        <w:r>
          <w:rPr>
            <w:rFonts w:hint="eastAsia"/>
            <w:sz w:val="24"/>
          </w:rPr>
          <w:t>直链淀粉含量较高，为专用于</w:t>
        </w:r>
      </w:ins>
      <w:ins w:id="14" w:author="一文 袁" w:date="2026-05-10T15:28:00Z">
        <w:r>
          <w:rPr>
            <w:rFonts w:hint="eastAsia"/>
            <w:sz w:val="24"/>
          </w:rPr>
          <w:t>米粉加工的品种，株两优</w:t>
        </w:r>
      </w:ins>
      <w:ins w:id="15" w:author="一文 袁" w:date="2026-05-10T15:28:00Z">
        <w:r>
          <w:rPr>
            <w:rFonts w:hint="eastAsia" w:ascii="Times New Roman" w:hAnsi="Times New Roman"/>
            <w:sz w:val="24"/>
          </w:rPr>
          <w:t>4024</w:t>
        </w:r>
      </w:ins>
      <w:ins w:id="16" w:author="一文 袁" w:date="2026-05-10T15:28:00Z">
        <w:r>
          <w:rPr>
            <w:rFonts w:hint="eastAsia"/>
            <w:sz w:val="24"/>
          </w:rPr>
          <w:t>则是两系</w:t>
        </w:r>
      </w:ins>
      <w:ins w:id="17" w:author="一文 袁" w:date="2026-05-10T15:29:00Z">
        <w:r>
          <w:rPr>
            <w:rFonts w:hint="eastAsia"/>
            <w:sz w:val="24"/>
          </w:rPr>
          <w:t>杂交稻，产量潜力较高。</w:t>
        </w:r>
      </w:ins>
    </w:p>
    <w:p w14:paraId="6574E5BB">
      <w:pPr>
        <w:spacing w:line="440" w:lineRule="exact"/>
        <w:jc w:val="left"/>
        <w:outlineLvl w:val="1"/>
        <w:rPr>
          <w:rFonts w:eastAsia="黑体"/>
          <w:sz w:val="28"/>
          <w:szCs w:val="28"/>
        </w:rPr>
      </w:pPr>
      <w:bookmarkStart w:id="11" w:name="_Toc28768"/>
      <w:r>
        <w:rPr>
          <w:rFonts w:hint="eastAsia" w:ascii="Times New Roman" w:hAnsi="Times New Roman" w:eastAsia="黑体"/>
          <w:sz w:val="28"/>
          <w:szCs w:val="28"/>
        </w:rPr>
        <w:t>2</w:t>
      </w:r>
      <w:r>
        <w:rPr>
          <w:rFonts w:hint="eastAsia" w:eastAsia="黑体"/>
          <w:sz w:val="28"/>
          <w:szCs w:val="28"/>
        </w:rPr>
        <w:t>.</w:t>
      </w:r>
      <w:r>
        <w:rPr>
          <w:rFonts w:hint="eastAsia" w:ascii="Times New Roman" w:hAnsi="Times New Roman" w:eastAsia="黑体"/>
          <w:sz w:val="28"/>
          <w:szCs w:val="28"/>
        </w:rPr>
        <w:t>2</w:t>
      </w:r>
      <w:r>
        <w:rPr>
          <w:rFonts w:hint="eastAsia" w:eastAsia="黑体"/>
          <w:sz w:val="28"/>
          <w:szCs w:val="28"/>
        </w:rPr>
        <w:t xml:space="preserve"> 测定项目方法</w:t>
      </w:r>
      <w:bookmarkEnd w:id="11"/>
    </w:p>
    <w:p w14:paraId="509E15DE">
      <w:pPr>
        <w:widowControl/>
        <w:shd w:val="clear" w:color="auto" w:fill="FFFFFF"/>
        <w:spacing w:line="440" w:lineRule="exact"/>
        <w:jc w:val="left"/>
        <w:outlineLvl w:val="2"/>
        <w:rPr>
          <w:rFonts w:hint="default" w:eastAsia="黑体"/>
          <w:color w:val="333333"/>
          <w:kern w:val="0"/>
          <w:sz w:val="24"/>
          <w:szCs w:val="22"/>
          <w:lang w:val="en-US" w:eastAsia="zh-CN"/>
        </w:rPr>
      </w:pPr>
      <w:bookmarkStart w:id="12" w:name="_Toc7207"/>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1</w:t>
      </w:r>
      <w:r>
        <w:rPr>
          <w:rFonts w:hint="eastAsia" w:eastAsia="黑体"/>
          <w:color w:val="333333"/>
          <w:kern w:val="0"/>
          <w:sz w:val="24"/>
          <w:szCs w:val="22"/>
        </w:rPr>
        <w:t>产量及产量构成</w:t>
      </w:r>
      <w:r>
        <w:rPr>
          <w:rFonts w:hint="eastAsia" w:eastAsia="黑体"/>
          <w:color w:val="333333"/>
          <w:kern w:val="0"/>
          <w:sz w:val="24"/>
          <w:szCs w:val="22"/>
          <w:lang w:val="en-US" w:eastAsia="zh-CN"/>
        </w:rPr>
        <w:t>性状测定</w:t>
      </w:r>
      <w:bookmarkEnd w:id="12"/>
    </w:p>
    <w:p w14:paraId="5BB9C4CE">
      <w:pPr>
        <w:spacing w:line="440" w:lineRule="exact"/>
        <w:ind w:firstLine="480" w:firstLineChars="200"/>
        <w:rPr>
          <w:rFonts w:hint="default" w:ascii="宋体" w:hAnsi="宋体" w:cs="宋体"/>
          <w:sz w:val="24"/>
          <w:lang w:val="en-US" w:eastAsia="zh-CN"/>
        </w:rPr>
      </w:pPr>
      <w:r>
        <w:rPr>
          <w:rFonts w:hint="eastAsia" w:ascii="宋体" w:hAnsi="宋体" w:cs="宋体"/>
          <w:sz w:val="24"/>
          <w:lang w:val="en-US" w:eastAsia="zh-CN"/>
        </w:rPr>
        <w:t>成熟期</w:t>
      </w:r>
      <w:r>
        <w:rPr>
          <w:rFonts w:hint="eastAsia" w:ascii="宋体" w:hAnsi="宋体" w:cs="宋体"/>
          <w:sz w:val="24"/>
        </w:rPr>
        <w:t>收获时在每小区</w:t>
      </w:r>
      <w:r>
        <w:rPr>
          <w:rFonts w:hint="eastAsia" w:ascii="宋体" w:hAnsi="宋体" w:cs="宋体"/>
          <w:sz w:val="24"/>
          <w:lang w:val="en-US" w:eastAsia="zh-CN"/>
        </w:rPr>
        <w:t>随机从一株开始</w:t>
      </w:r>
      <w:r>
        <w:rPr>
          <w:rFonts w:hint="eastAsia" w:ascii="宋体" w:hAnsi="宋体" w:cs="宋体"/>
          <w:sz w:val="24"/>
        </w:rPr>
        <w:t>连续调查</w:t>
      </w:r>
      <w:r>
        <w:rPr>
          <w:rFonts w:hint="eastAsia" w:ascii="Times New Roman" w:hAnsi="Times New Roman" w:cs="宋体"/>
          <w:sz w:val="24"/>
        </w:rPr>
        <w:t>30</w:t>
      </w:r>
      <w:r>
        <w:rPr>
          <w:rFonts w:hint="eastAsia" w:ascii="宋体" w:hAnsi="宋体" w:cs="宋体"/>
          <w:sz w:val="24"/>
        </w:rPr>
        <w:t>株的</w:t>
      </w:r>
      <w:r>
        <w:rPr>
          <w:rFonts w:hint="eastAsia" w:ascii="宋体" w:hAnsi="宋体" w:cs="宋体"/>
          <w:sz w:val="24"/>
          <w:lang w:val="en-US" w:eastAsia="zh-CN"/>
        </w:rPr>
        <w:t>有效</w:t>
      </w:r>
      <w:r>
        <w:rPr>
          <w:rFonts w:hint="eastAsia" w:ascii="宋体" w:hAnsi="宋体" w:cs="宋体"/>
          <w:sz w:val="24"/>
        </w:rPr>
        <w:t>穗数，</w:t>
      </w:r>
      <w:r>
        <w:rPr>
          <w:rFonts w:hint="eastAsia" w:ascii="宋体" w:hAnsi="宋体" w:cs="宋体"/>
          <w:sz w:val="24"/>
          <w:lang w:val="en-US" w:eastAsia="zh-CN"/>
        </w:rPr>
        <w:t>按每穴平均有效穗数取</w:t>
      </w:r>
      <w:r>
        <w:rPr>
          <w:rFonts w:hint="eastAsia" w:ascii="Times New Roman" w:hAnsi="Times New Roman" w:cs="宋体"/>
          <w:sz w:val="24"/>
          <w:lang w:val="en-US" w:eastAsia="zh-CN"/>
        </w:rPr>
        <w:t>5</w:t>
      </w:r>
      <w:r>
        <w:rPr>
          <w:rFonts w:hint="eastAsia" w:ascii="宋体" w:hAnsi="宋体" w:cs="宋体"/>
          <w:sz w:val="24"/>
          <w:lang w:val="en-US" w:eastAsia="zh-CN"/>
        </w:rPr>
        <w:t>穴，考查每穗总粒数、</w:t>
      </w:r>
      <w:r>
        <w:rPr>
          <w:rFonts w:hint="eastAsia" w:ascii="宋体" w:hAnsi="宋体" w:cs="宋体"/>
          <w:sz w:val="24"/>
        </w:rPr>
        <w:t>每穗</w:t>
      </w:r>
      <w:r>
        <w:rPr>
          <w:rFonts w:hint="eastAsia" w:ascii="宋体" w:hAnsi="宋体" w:cs="宋体"/>
          <w:sz w:val="24"/>
          <w:lang w:val="en-US" w:eastAsia="zh-CN"/>
        </w:rPr>
        <w:t>实</w:t>
      </w:r>
      <w:del w:id="18" w:author="奕霖 李" w:date="2026-05-12T20:25:00Z">
        <w:r>
          <w:rPr>
            <w:rFonts w:hint="eastAsia" w:ascii="宋体" w:hAnsi="宋体" w:cs="宋体"/>
            <w:sz w:val="24"/>
          </w:rPr>
          <w:delText>实</w:delText>
        </w:r>
      </w:del>
      <w:r>
        <w:rPr>
          <w:rFonts w:hint="eastAsia" w:ascii="宋体" w:hAnsi="宋体" w:cs="宋体"/>
          <w:sz w:val="24"/>
        </w:rPr>
        <w:t>粒数、</w:t>
      </w:r>
      <w:del w:id="19" w:author="奕霖 李" w:date="2026-05-12T20:25:00Z">
        <w:r>
          <w:rPr>
            <w:rFonts w:hint="eastAsia" w:ascii="宋体" w:hAnsi="宋体" w:cs="宋体"/>
            <w:sz w:val="24"/>
          </w:rPr>
          <w:delText>空瘪粒数、</w:delText>
        </w:r>
      </w:del>
      <w:r>
        <w:rPr>
          <w:rFonts w:hint="eastAsia" w:ascii="宋体" w:hAnsi="宋体" w:cs="宋体"/>
          <w:sz w:val="24"/>
        </w:rPr>
        <w:t>千粒重、结实率</w:t>
      </w:r>
      <w:r>
        <w:rPr>
          <w:rFonts w:hint="eastAsia" w:ascii="宋体" w:hAnsi="宋体" w:cs="宋体"/>
          <w:sz w:val="24"/>
          <w:lang w:eastAsia="zh-CN"/>
        </w:rPr>
        <w:t>，</w:t>
      </w:r>
      <w:r>
        <w:rPr>
          <w:rFonts w:hint="eastAsia" w:ascii="宋体" w:hAnsi="宋体" w:cs="宋体"/>
          <w:sz w:val="24"/>
          <w:lang w:val="en-US" w:eastAsia="zh-CN"/>
        </w:rPr>
        <w:t>计算理论产量。</w:t>
      </w:r>
    </w:p>
    <w:p w14:paraId="00C006E7">
      <w:pPr>
        <w:spacing w:line="440" w:lineRule="exact"/>
        <w:ind w:firstLine="480" w:firstLineChars="200"/>
        <w:rPr>
          <w:rFonts w:hint="eastAsia" w:ascii="宋体" w:hAnsi="宋体" w:cs="宋体"/>
          <w:sz w:val="24"/>
        </w:rPr>
      </w:pPr>
      <w:r>
        <w:rPr>
          <w:rFonts w:hint="eastAsia" w:ascii="宋体" w:hAnsi="宋体" w:cs="宋体"/>
          <w:sz w:val="24"/>
          <w:lang w:val="en-US" w:eastAsia="zh-CN"/>
        </w:rPr>
        <w:t>避免校区边上</w:t>
      </w:r>
      <w:r>
        <w:rPr>
          <w:rFonts w:hint="eastAsia" w:ascii="Times New Roman" w:hAnsi="Times New Roman" w:cs="宋体"/>
          <w:sz w:val="24"/>
          <w:lang w:val="en-US" w:eastAsia="zh-CN"/>
        </w:rPr>
        <w:t>3</w:t>
      </w:r>
      <w:r>
        <w:rPr>
          <w:rFonts w:hint="eastAsia" w:ascii="宋体" w:hAnsi="宋体" w:cs="宋体"/>
          <w:sz w:val="24"/>
          <w:lang w:val="en-US" w:eastAsia="zh-CN"/>
        </w:rPr>
        <w:t>行</w:t>
      </w:r>
      <w:r>
        <w:rPr>
          <w:rFonts w:hint="eastAsia" w:ascii="宋体" w:hAnsi="宋体" w:cs="宋体"/>
          <w:sz w:val="24"/>
          <w:lang w:eastAsia="zh-CN"/>
        </w:rPr>
        <w:t>，</w:t>
      </w:r>
      <w:r>
        <w:rPr>
          <w:rFonts w:hint="eastAsia" w:ascii="宋体" w:hAnsi="宋体" w:cs="宋体"/>
          <w:sz w:val="24"/>
          <w:lang w:val="en-US" w:eastAsia="zh-CN"/>
        </w:rPr>
        <w:t>随机收取</w:t>
      </w:r>
      <w:r>
        <w:rPr>
          <w:rFonts w:hint="eastAsia" w:ascii="Times New Roman" w:hAnsi="Times New Roman" w:cs="宋体"/>
          <w:sz w:val="24"/>
          <w:lang w:val="en-US" w:eastAsia="zh-CN"/>
        </w:rPr>
        <w:t>100</w:t>
      </w:r>
      <w:r>
        <w:rPr>
          <w:rFonts w:hint="eastAsia" w:ascii="宋体" w:hAnsi="宋体" w:cs="宋体"/>
          <w:sz w:val="24"/>
          <w:lang w:val="en-US" w:eastAsia="zh-CN"/>
        </w:rPr>
        <w:t>穴水稻，用</w:t>
      </w:r>
      <w:r>
        <w:rPr>
          <w:rFonts w:hint="eastAsia" w:ascii="宋体" w:hAnsi="宋体" w:cs="宋体"/>
          <w:sz w:val="24"/>
        </w:rPr>
        <w:t>谷物水分测定仪</w:t>
      </w:r>
      <w:r>
        <w:rPr>
          <w:rFonts w:hint="eastAsia" w:ascii="宋体" w:hAnsi="宋体" w:cs="宋体"/>
          <w:sz w:val="24"/>
          <w:lang w:val="en-US" w:eastAsia="zh-CN"/>
        </w:rPr>
        <w:t>测定含水量，实际产量按照标准含水量</w:t>
      </w:r>
      <w:r>
        <w:rPr>
          <w:rFonts w:hint="eastAsia" w:ascii="Times New Roman" w:hAnsi="Times New Roman" w:cs="宋体"/>
          <w:sz w:val="24"/>
          <w:lang w:val="en-US" w:eastAsia="zh-CN"/>
        </w:rPr>
        <w:t>13</w:t>
      </w:r>
      <w:r>
        <w:rPr>
          <w:rFonts w:hint="eastAsia" w:ascii="宋体" w:hAnsi="宋体" w:cs="宋体"/>
          <w:sz w:val="24"/>
          <w:lang w:val="en-US" w:eastAsia="zh-CN"/>
        </w:rPr>
        <w:t>%折算。</w:t>
      </w:r>
      <w:del w:id="20" w:author="奕霖 李" w:date="2026-05-12T20:23:00Z">
        <w:r>
          <w:rPr>
            <w:rFonts w:hint="eastAsia" w:ascii="宋体" w:hAnsi="宋体" w:cs="宋体"/>
            <w:sz w:val="24"/>
          </w:rPr>
          <w:delText>。</w:delText>
        </w:r>
      </w:del>
    </w:p>
    <w:p w14:paraId="02E9398C">
      <w:pPr>
        <w:widowControl/>
        <w:shd w:val="clear" w:color="auto" w:fill="FFFFFF"/>
        <w:spacing w:line="440" w:lineRule="exact"/>
        <w:jc w:val="left"/>
        <w:outlineLvl w:val="2"/>
        <w:rPr>
          <w:rFonts w:eastAsia="黑体"/>
          <w:color w:val="333333"/>
          <w:kern w:val="0"/>
          <w:sz w:val="24"/>
          <w:szCs w:val="22"/>
        </w:rPr>
      </w:pPr>
      <w:bookmarkStart w:id="13" w:name="_Toc18141"/>
      <w:r>
        <w:rPr>
          <w:rFonts w:ascii="Times New Roman" w:hAnsi="Times New Roman" w:eastAsia="黑体"/>
          <w:color w:val="333333"/>
          <w:kern w:val="0"/>
          <w:sz w:val="24"/>
          <w:szCs w:val="22"/>
        </w:rPr>
        <w:t>2</w:t>
      </w:r>
      <w:r>
        <w:rPr>
          <w:rFonts w:eastAsia="黑体"/>
          <w:color w:val="333333"/>
          <w:kern w:val="0"/>
          <w:sz w:val="24"/>
          <w:szCs w:val="22"/>
        </w:rPr>
        <w:t>.</w:t>
      </w:r>
      <w:r>
        <w:rPr>
          <w:rFonts w:ascii="Times New Roman" w:hAnsi="Times New Roman" w:eastAsia="黑体"/>
          <w:color w:val="333333"/>
          <w:kern w:val="0"/>
          <w:sz w:val="24"/>
          <w:szCs w:val="22"/>
        </w:rPr>
        <w:t>2</w:t>
      </w:r>
      <w:r>
        <w:rPr>
          <w:rFonts w:eastAsia="黑体"/>
          <w:color w:val="333333"/>
          <w:kern w:val="0"/>
          <w:sz w:val="24"/>
          <w:szCs w:val="22"/>
        </w:rPr>
        <w:t>.</w:t>
      </w:r>
      <w:r>
        <w:rPr>
          <w:rFonts w:ascii="Times New Roman" w:hAnsi="Times New Roman" w:eastAsia="黑体"/>
          <w:color w:val="333333"/>
          <w:kern w:val="0"/>
          <w:sz w:val="24"/>
          <w:szCs w:val="22"/>
        </w:rPr>
        <w:t>2</w:t>
      </w:r>
      <w:r>
        <w:rPr>
          <w:rFonts w:eastAsia="黑体"/>
          <w:color w:val="333333"/>
          <w:kern w:val="0"/>
          <w:sz w:val="24"/>
          <w:szCs w:val="22"/>
        </w:rPr>
        <w:t xml:space="preserve"> </w:t>
      </w:r>
      <w:r>
        <w:rPr>
          <w:rFonts w:hint="eastAsia" w:eastAsia="黑体"/>
          <w:color w:val="333333"/>
          <w:kern w:val="0"/>
          <w:sz w:val="24"/>
          <w:szCs w:val="22"/>
        </w:rPr>
        <w:t>数据统计与分析</w:t>
      </w:r>
      <w:bookmarkEnd w:id="13"/>
    </w:p>
    <w:p w14:paraId="79D645D8">
      <w:pPr>
        <w:spacing w:line="440" w:lineRule="exact"/>
        <w:ind w:firstLine="480" w:firstLineChars="200"/>
        <w:rPr>
          <w:rFonts w:hint="eastAsia" w:ascii="宋体" w:hAnsi="宋体" w:cs="宋体"/>
          <w:sz w:val="24"/>
        </w:rPr>
      </w:pPr>
      <w:r>
        <w:rPr>
          <w:rFonts w:ascii="宋体" w:hAnsi="宋体" w:cs="宋体"/>
          <w:sz w:val="24"/>
        </w:rPr>
        <w:t>数据统计分析采用</w:t>
      </w:r>
      <w:r>
        <w:rPr>
          <w:rFonts w:ascii="Times New Roman" w:hAnsi="Times New Roman" w:cs="宋体"/>
          <w:sz w:val="24"/>
        </w:rPr>
        <w:t>Microsoft</w:t>
      </w:r>
      <w:r>
        <w:rPr>
          <w:rFonts w:ascii="宋体" w:hAnsi="宋体" w:cs="宋体"/>
          <w:sz w:val="24"/>
        </w:rPr>
        <w:t xml:space="preserve"> </w:t>
      </w:r>
      <w:r>
        <w:rPr>
          <w:rFonts w:ascii="Times New Roman" w:hAnsi="Times New Roman" w:cs="宋体"/>
          <w:sz w:val="24"/>
        </w:rPr>
        <w:t>Excel</w:t>
      </w:r>
      <w:r>
        <w:rPr>
          <w:rFonts w:hint="eastAsia" w:cs="宋体"/>
          <w:sz w:val="24"/>
        </w:rPr>
        <w:t>与</w:t>
      </w:r>
      <w:r>
        <w:rPr>
          <w:rFonts w:hint="eastAsia" w:ascii="Times New Roman" w:hAnsi="Times New Roman" w:cs="宋体"/>
          <w:sz w:val="24"/>
        </w:rPr>
        <w:t>Origin</w:t>
      </w:r>
      <w:r>
        <w:rPr>
          <w:rFonts w:ascii="宋体" w:hAnsi="宋体" w:cs="宋体"/>
          <w:sz w:val="24"/>
        </w:rPr>
        <w:t>进行数据整理与图表绘制，所有试验数据的相关性分析均使用</w:t>
      </w:r>
      <w:r>
        <w:rPr>
          <w:rFonts w:ascii="Times New Roman" w:hAnsi="Times New Roman" w:cs="宋体"/>
          <w:sz w:val="24"/>
        </w:rPr>
        <w:t>SPSS</w:t>
      </w:r>
      <w:r>
        <w:rPr>
          <w:rFonts w:ascii="宋体" w:hAnsi="宋体" w:cs="宋体"/>
          <w:sz w:val="24"/>
        </w:rPr>
        <w:t>软件完成</w:t>
      </w:r>
      <w:r>
        <w:rPr>
          <w:rFonts w:hint="eastAsia" w:ascii="宋体" w:hAnsi="宋体" w:cs="宋体"/>
          <w:sz w:val="24"/>
        </w:rPr>
        <w:t>，</w:t>
      </w:r>
      <w:r>
        <w:rPr>
          <w:rFonts w:ascii="宋体" w:hAnsi="宋体" w:cs="宋体"/>
          <w:sz w:val="24"/>
        </w:rPr>
        <w:t>不同磷肥处理间的差异显著性采用单因素方差分析</w:t>
      </w:r>
      <w:r>
        <w:rPr>
          <w:rFonts w:hint="eastAsia" w:ascii="宋体" w:hAnsi="宋体" w:cs="宋体"/>
          <w:sz w:val="24"/>
        </w:rPr>
        <w:t>，</w:t>
      </w:r>
      <w:r>
        <w:rPr>
          <w:rFonts w:ascii="宋体" w:hAnsi="宋体" w:cs="宋体"/>
          <w:sz w:val="24"/>
        </w:rPr>
        <w:t>所有分析结果均以均值±标准差的形式呈现，显著性水平设定为</w:t>
      </w:r>
      <w:r>
        <w:rPr>
          <w:rFonts w:ascii="Times New Roman" w:hAnsi="Times New Roman" w:cs="宋体"/>
          <w:sz w:val="24"/>
        </w:rPr>
        <w:t>α</w:t>
      </w:r>
      <w:r>
        <w:rPr>
          <w:rFonts w:ascii="宋体" w:hAnsi="宋体" w:cs="宋体"/>
          <w:sz w:val="24"/>
        </w:rPr>
        <w:t>=</w:t>
      </w:r>
      <w:r>
        <w:rPr>
          <w:rFonts w:ascii="Times New Roman" w:hAnsi="Times New Roman" w:cs="宋体"/>
          <w:sz w:val="24"/>
        </w:rPr>
        <w:t>0</w:t>
      </w:r>
      <w:r>
        <w:rPr>
          <w:rFonts w:ascii="宋体" w:hAnsi="宋体" w:cs="宋体"/>
          <w:sz w:val="24"/>
        </w:rPr>
        <w:t>.</w:t>
      </w:r>
      <w:r>
        <w:rPr>
          <w:rFonts w:ascii="Times New Roman" w:hAnsi="Times New Roman" w:cs="宋体"/>
          <w:sz w:val="24"/>
        </w:rPr>
        <w:t>05</w:t>
      </w:r>
      <w:r>
        <w:rPr>
          <w:rFonts w:ascii="宋体" w:hAnsi="宋体" w:cs="宋体"/>
          <w:sz w:val="24"/>
        </w:rPr>
        <w:t>。</w:t>
      </w:r>
    </w:p>
    <w:p w14:paraId="61D58D41">
      <w:pPr>
        <w:spacing w:line="440" w:lineRule="exact"/>
        <w:outlineLvl w:val="0"/>
        <w:rPr>
          <w:rFonts w:eastAsia="黑体"/>
          <w:sz w:val="30"/>
          <w:szCs w:val="30"/>
        </w:rPr>
      </w:pPr>
      <w:bookmarkStart w:id="14" w:name="_Toc5706"/>
      <w:r>
        <w:rPr>
          <w:rFonts w:hint="eastAsia" w:ascii="Times New Roman" w:hAnsi="Times New Roman" w:eastAsia="黑体"/>
          <w:sz w:val="30"/>
          <w:szCs w:val="30"/>
        </w:rPr>
        <w:t>3</w:t>
      </w:r>
      <w:r>
        <w:rPr>
          <w:rFonts w:hint="eastAsia" w:eastAsia="黑体"/>
          <w:sz w:val="30"/>
          <w:szCs w:val="30"/>
        </w:rPr>
        <w:t xml:space="preserve"> 结果与分析</w:t>
      </w:r>
      <w:bookmarkEnd w:id="14"/>
    </w:p>
    <w:p w14:paraId="5898DF70">
      <w:pPr>
        <w:spacing w:line="440" w:lineRule="exact"/>
        <w:jc w:val="left"/>
        <w:outlineLvl w:val="1"/>
        <w:rPr>
          <w:rFonts w:eastAsia="黑体"/>
          <w:sz w:val="28"/>
          <w:szCs w:val="28"/>
        </w:rPr>
      </w:pPr>
      <w:bookmarkStart w:id="15" w:name="_Toc27715"/>
      <w:r>
        <w:rPr>
          <w:rFonts w:hint="eastAsia" w:ascii="Times New Roman" w:hAnsi="Times New Roman" w:eastAsia="黑体"/>
          <w:sz w:val="28"/>
          <w:szCs w:val="28"/>
        </w:rPr>
        <w:t>3</w:t>
      </w:r>
      <w:r>
        <w:rPr>
          <w:rFonts w:hint="eastAsia" w:eastAsia="黑体"/>
          <w:sz w:val="28"/>
          <w:szCs w:val="28"/>
        </w:rPr>
        <w:t>.</w:t>
      </w:r>
      <w:r>
        <w:rPr>
          <w:rFonts w:hint="eastAsia" w:ascii="Times New Roman" w:hAnsi="Times New Roman" w:eastAsia="黑体"/>
          <w:sz w:val="28"/>
          <w:szCs w:val="28"/>
        </w:rPr>
        <w:t>1</w:t>
      </w:r>
      <w:r>
        <w:rPr>
          <w:rFonts w:hint="eastAsia" w:eastAsia="黑体"/>
          <w:sz w:val="28"/>
          <w:szCs w:val="28"/>
        </w:rPr>
        <w:t xml:space="preserve"> 磷肥不同施用量对不同水稻品种的产量</w:t>
      </w:r>
      <w:bookmarkStart w:id="58" w:name="_GoBack"/>
      <w:bookmarkEnd w:id="58"/>
      <w:r>
        <w:rPr>
          <w:rFonts w:hint="eastAsia" w:eastAsia="黑体"/>
          <w:sz w:val="28"/>
          <w:szCs w:val="28"/>
        </w:rPr>
        <w:t>的影响</w:t>
      </w:r>
      <w:bookmarkEnd w:id="15"/>
    </w:p>
    <w:p w14:paraId="7BC0B568">
      <w:pPr>
        <w:spacing w:line="440" w:lineRule="exact"/>
        <w:ind w:firstLine="480" w:firstLineChars="200"/>
        <w:rPr>
          <w:rFonts w:hint="eastAsia" w:ascii="宋体" w:hAnsi="宋体" w:cs="宋体"/>
          <w:sz w:val="24"/>
        </w:rPr>
      </w:pPr>
      <w:r>
        <w:rPr>
          <w:rFonts w:hint="eastAsia" w:ascii="宋体" w:hAnsi="宋体" w:cs="宋体"/>
          <w:sz w:val="24"/>
        </w:rPr>
        <w:t>如</w:t>
      </w:r>
      <w:r>
        <w:rPr>
          <w:rFonts w:hint="eastAsia" w:ascii="宋体" w:hAnsi="宋体" w:cs="宋体"/>
          <w:sz w:val="24"/>
        </w:rPr>
        <w:fldChar w:fldCharType="begin"/>
      </w:r>
      <w:r>
        <w:rPr>
          <w:rFonts w:hint="eastAsia" w:ascii="宋体" w:hAnsi="宋体" w:cs="宋体"/>
          <w:sz w:val="24"/>
        </w:rPr>
        <w:instrText xml:space="preserve"> REF _Ref229326671 \h </w:instrText>
      </w:r>
      <w:r>
        <w:rPr>
          <w:rFonts w:hint="eastAsia" w:ascii="宋体" w:hAnsi="宋体" w:cs="宋体"/>
          <w:sz w:val="24"/>
        </w:rPr>
        <w:fldChar w:fldCharType="separate"/>
      </w:r>
      <w:r>
        <w:rPr>
          <w:rFonts w:hint="eastAsia"/>
        </w:rPr>
        <w:t xml:space="preserve">图 </w:t>
      </w:r>
      <w:r>
        <w:rPr>
          <w:rFonts w:hint="eastAsia" w:ascii="Times New Roman" w:hAnsi="Times New Roman"/>
        </w:rPr>
        <w:t>1</w:t>
      </w:r>
      <w:r>
        <w:rPr>
          <w:rFonts w:hint="eastAsia" w:ascii="宋体" w:hAnsi="宋体" w:cs="宋体"/>
          <w:sz w:val="24"/>
        </w:rPr>
        <w:fldChar w:fldCharType="end"/>
      </w:r>
      <w:r>
        <w:rPr>
          <w:rFonts w:hint="eastAsia" w:ascii="宋体" w:hAnsi="宋体" w:cs="宋体"/>
          <w:sz w:val="24"/>
        </w:rPr>
        <w:t xml:space="preserve"> 在长沙地区，中嘉早</w:t>
      </w:r>
      <w:r>
        <w:rPr>
          <w:rFonts w:hint="eastAsia" w:ascii="Times New Roman" w:hAnsi="Times New Roman" w:cs="宋体"/>
          <w:sz w:val="24"/>
        </w:rPr>
        <w:t>17</w:t>
      </w:r>
      <w:r>
        <w:rPr>
          <w:rFonts w:hint="eastAsia" w:ascii="宋体" w:hAnsi="宋体" w:cs="宋体"/>
          <w:sz w:val="24"/>
        </w:rPr>
        <w:t>的平均实际产量为</w:t>
      </w:r>
      <w:r>
        <w:rPr>
          <w:rFonts w:hint="eastAsia" w:ascii="Times New Roman" w:hAnsi="Times New Roman" w:cs="宋体"/>
          <w:sz w:val="24"/>
        </w:rPr>
        <w:t>6854</w:t>
      </w:r>
      <w:r>
        <w:rPr>
          <w:rFonts w:hint="eastAsia" w:ascii="宋体" w:hAnsi="宋体" w:cs="宋体"/>
          <w:sz w:val="24"/>
        </w:rPr>
        <w:t>.</w:t>
      </w:r>
      <w:r>
        <w:rPr>
          <w:rFonts w:hint="eastAsia" w:ascii="Times New Roman" w:hAnsi="Times New Roman" w:cs="宋体"/>
          <w:sz w:val="24"/>
        </w:rPr>
        <w:t>31kg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²，株两优</w:t>
      </w:r>
      <w:r>
        <w:rPr>
          <w:rFonts w:hint="eastAsia" w:ascii="Times New Roman" w:hAnsi="Times New Roman" w:cs="宋体"/>
          <w:sz w:val="24"/>
        </w:rPr>
        <w:t>4024</w:t>
      </w:r>
      <w:r>
        <w:rPr>
          <w:rFonts w:hint="eastAsia" w:ascii="宋体" w:hAnsi="宋体" w:cs="宋体"/>
          <w:sz w:val="24"/>
        </w:rPr>
        <w:t>的平均实际产量为</w:t>
      </w:r>
      <w:r>
        <w:rPr>
          <w:rFonts w:hint="eastAsia" w:ascii="Times New Roman" w:hAnsi="Times New Roman" w:cs="宋体"/>
          <w:sz w:val="24"/>
        </w:rPr>
        <w:t>8094</w:t>
      </w:r>
      <w:r>
        <w:rPr>
          <w:rFonts w:hint="eastAsia" w:ascii="宋体" w:hAnsi="宋体" w:cs="宋体"/>
          <w:sz w:val="24"/>
        </w:rPr>
        <w:t>.</w:t>
      </w:r>
      <w:r>
        <w:rPr>
          <w:rFonts w:hint="eastAsia" w:ascii="Times New Roman" w:hAnsi="Times New Roman" w:cs="宋体"/>
          <w:sz w:val="24"/>
        </w:rPr>
        <w:t>29kg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²，在不同施磷量下两品种产量差异不显著，中嘉早</w:t>
      </w:r>
      <w:r>
        <w:rPr>
          <w:rFonts w:hint="eastAsia" w:ascii="Times New Roman" w:hAnsi="Times New Roman" w:cs="宋体"/>
          <w:sz w:val="24"/>
        </w:rPr>
        <w:t>17</w:t>
      </w:r>
      <w:r>
        <w:rPr>
          <w:rFonts w:hint="eastAsia" w:ascii="宋体" w:hAnsi="宋体" w:cs="宋体"/>
          <w:sz w:val="24"/>
        </w:rPr>
        <w:t>在</w:t>
      </w:r>
      <w:r>
        <w:rPr>
          <w:rFonts w:hint="eastAsia" w:ascii="Times New Roman" w:hAnsi="Times New Roman" w:cs="宋体"/>
          <w:sz w:val="24"/>
        </w:rPr>
        <w:t>P60</w:t>
      </w:r>
      <w:r>
        <w:rPr>
          <w:rFonts w:hint="eastAsia" w:ascii="宋体" w:hAnsi="宋体" w:cs="宋体"/>
          <w:sz w:val="24"/>
        </w:rPr>
        <w:t>处理下产量最高，较</w:t>
      </w:r>
      <w:r>
        <w:rPr>
          <w:rFonts w:hint="eastAsia" w:ascii="Times New Roman" w:hAnsi="Times New Roman" w:cs="宋体"/>
          <w:sz w:val="24"/>
        </w:rPr>
        <w:t>P30</w:t>
      </w:r>
      <w:r>
        <w:rPr>
          <w:rFonts w:hint="eastAsia" w:ascii="宋体" w:hAnsi="宋体" w:cs="宋体"/>
          <w:sz w:val="24"/>
        </w:rPr>
        <w:t>处理和</w:t>
      </w:r>
      <w:r>
        <w:rPr>
          <w:rFonts w:hint="eastAsia" w:ascii="Times New Roman" w:hAnsi="Times New Roman" w:cs="宋体"/>
          <w:sz w:val="24"/>
        </w:rPr>
        <w:t>P90</w:t>
      </w:r>
      <w:r>
        <w:rPr>
          <w:rFonts w:hint="eastAsia" w:ascii="宋体" w:hAnsi="宋体" w:cs="宋体"/>
          <w:sz w:val="24"/>
        </w:rPr>
        <w:t>处理分别增产</w:t>
      </w:r>
      <w:r>
        <w:rPr>
          <w:rFonts w:hint="eastAsia" w:ascii="Times New Roman" w:hAnsi="Times New Roman" w:cs="宋体"/>
          <w:sz w:val="24"/>
        </w:rPr>
        <w:t>9</w:t>
      </w:r>
      <w:r>
        <w:rPr>
          <w:rFonts w:hint="eastAsia" w:cs="宋体"/>
          <w:sz w:val="24"/>
        </w:rPr>
        <w:t>.</w:t>
      </w:r>
      <w:r>
        <w:rPr>
          <w:rFonts w:hint="eastAsia" w:ascii="Times New Roman" w:hAnsi="Times New Roman" w:cs="宋体"/>
          <w:sz w:val="24"/>
        </w:rPr>
        <w:t>16</w:t>
      </w:r>
      <w:r>
        <w:rPr>
          <w:rFonts w:hint="eastAsia" w:cs="宋体"/>
          <w:sz w:val="24"/>
        </w:rPr>
        <w:t>%</w:t>
      </w:r>
      <w:r>
        <w:rPr>
          <w:rFonts w:hint="eastAsia" w:ascii="宋体" w:hAnsi="宋体" w:cs="宋体"/>
          <w:sz w:val="24"/>
        </w:rPr>
        <w:t>和</w:t>
      </w:r>
      <w:r>
        <w:rPr>
          <w:rFonts w:hint="eastAsia" w:ascii="Times New Roman" w:hAnsi="Times New Roman" w:cs="宋体"/>
          <w:sz w:val="24"/>
        </w:rPr>
        <w:t>8</w:t>
      </w:r>
      <w:r>
        <w:rPr>
          <w:rFonts w:hint="eastAsia" w:cs="宋体"/>
          <w:sz w:val="24"/>
        </w:rPr>
        <w:t>.</w:t>
      </w:r>
      <w:r>
        <w:rPr>
          <w:rFonts w:hint="eastAsia" w:ascii="Times New Roman" w:hAnsi="Times New Roman" w:cs="宋体"/>
          <w:sz w:val="24"/>
        </w:rPr>
        <w:t>39</w:t>
      </w:r>
      <w:r>
        <w:rPr>
          <w:rFonts w:hint="eastAsia" w:cs="宋体"/>
          <w:sz w:val="24"/>
        </w:rPr>
        <w:t>%</w:t>
      </w:r>
      <w:r>
        <w:rPr>
          <w:rFonts w:hint="eastAsia" w:ascii="宋体" w:hAnsi="宋体" w:cs="宋体"/>
          <w:sz w:val="24"/>
        </w:rPr>
        <w:t>。株两优</w:t>
      </w:r>
      <w:r>
        <w:rPr>
          <w:rFonts w:hint="eastAsia" w:ascii="Times New Roman" w:hAnsi="Times New Roman" w:cs="宋体"/>
          <w:sz w:val="24"/>
        </w:rPr>
        <w:t>4024</w:t>
      </w:r>
      <w:r>
        <w:rPr>
          <w:rFonts w:hint="eastAsia" w:ascii="宋体" w:hAnsi="宋体" w:cs="宋体"/>
          <w:sz w:val="24"/>
        </w:rPr>
        <w:t>在</w:t>
      </w:r>
      <w:r>
        <w:rPr>
          <w:rFonts w:hint="eastAsia" w:ascii="Times New Roman" w:hAnsi="Times New Roman" w:cs="宋体"/>
          <w:sz w:val="24"/>
        </w:rPr>
        <w:t>P0</w:t>
      </w:r>
      <w:r>
        <w:rPr>
          <w:rFonts w:hint="eastAsia" w:ascii="宋体" w:hAnsi="宋体" w:cs="宋体"/>
          <w:sz w:val="24"/>
        </w:rPr>
        <w:t>处理下产量达到最高，为</w:t>
      </w:r>
      <w:r>
        <w:rPr>
          <w:rFonts w:hint="eastAsia" w:ascii="Times New Roman" w:hAnsi="Times New Roman" w:cs="宋体"/>
          <w:sz w:val="24"/>
        </w:rPr>
        <w:t>8442</w:t>
      </w:r>
      <w:r>
        <w:rPr>
          <w:rFonts w:hint="eastAsia" w:cs="宋体"/>
          <w:sz w:val="24"/>
        </w:rPr>
        <w:t>.</w:t>
      </w:r>
      <w:r>
        <w:rPr>
          <w:rFonts w:hint="eastAsia" w:ascii="Times New Roman" w:hAnsi="Times New Roman" w:cs="宋体"/>
          <w:sz w:val="24"/>
        </w:rPr>
        <w:t>99kg</w:t>
      </w:r>
      <w:r>
        <w:rPr>
          <w:rFonts w:hint="eastAsia" w:cs="宋体"/>
          <w:sz w:val="24"/>
        </w:rPr>
        <w:t>/</w:t>
      </w:r>
      <w:r>
        <w:rPr>
          <w:rFonts w:hint="eastAsia" w:ascii="Times New Roman" w:hAnsi="Times New Roman" w:cs="宋体"/>
          <w:sz w:val="24"/>
        </w:rPr>
        <w:t>hm</w:t>
      </w:r>
      <w:r>
        <w:rPr>
          <w:rFonts w:hint="eastAsia" w:cs="宋体"/>
          <w:sz w:val="24"/>
        </w:rPr>
        <w:t>²，较</w:t>
      </w:r>
      <w:r>
        <w:rPr>
          <w:rFonts w:hint="eastAsia" w:ascii="Times New Roman" w:hAnsi="Times New Roman" w:cs="宋体"/>
          <w:sz w:val="24"/>
        </w:rPr>
        <w:t>P90</w:t>
      </w:r>
      <w:r>
        <w:rPr>
          <w:rFonts w:hint="eastAsia" w:cs="宋体"/>
          <w:sz w:val="24"/>
        </w:rPr>
        <w:t>增产</w:t>
      </w:r>
      <w:r>
        <w:rPr>
          <w:rFonts w:hint="eastAsia" w:ascii="Times New Roman" w:hAnsi="Times New Roman" w:cs="宋体"/>
          <w:sz w:val="24"/>
        </w:rPr>
        <w:t>8</w:t>
      </w:r>
      <w:r>
        <w:rPr>
          <w:rFonts w:hint="eastAsia" w:cs="宋体"/>
          <w:sz w:val="24"/>
        </w:rPr>
        <w:t>.</w:t>
      </w:r>
      <w:r>
        <w:rPr>
          <w:rFonts w:hint="eastAsia" w:ascii="Times New Roman" w:hAnsi="Times New Roman" w:cs="宋体"/>
          <w:sz w:val="24"/>
        </w:rPr>
        <w:t>28</w:t>
      </w:r>
      <w:r>
        <w:rPr>
          <w:rFonts w:hint="eastAsia" w:cs="宋体"/>
          <w:sz w:val="24"/>
        </w:rPr>
        <w:t>%，而</w:t>
      </w:r>
      <w:r>
        <w:rPr>
          <w:rFonts w:hint="eastAsia" w:ascii="Times New Roman" w:hAnsi="Times New Roman" w:cs="宋体"/>
          <w:sz w:val="24"/>
        </w:rPr>
        <w:t>P60</w:t>
      </w:r>
      <w:r>
        <w:rPr>
          <w:rFonts w:hint="eastAsia" w:cs="宋体"/>
          <w:sz w:val="24"/>
        </w:rPr>
        <w:t>处理的产量也要高于</w:t>
      </w:r>
      <w:r>
        <w:rPr>
          <w:rFonts w:hint="eastAsia" w:ascii="Times New Roman" w:hAnsi="Times New Roman" w:cs="宋体"/>
          <w:sz w:val="24"/>
        </w:rPr>
        <w:t>P30</w:t>
      </w:r>
      <w:r>
        <w:rPr>
          <w:rFonts w:hint="eastAsia" w:cs="宋体"/>
          <w:sz w:val="24"/>
        </w:rPr>
        <w:t>和</w:t>
      </w:r>
      <w:r>
        <w:rPr>
          <w:rFonts w:hint="eastAsia" w:ascii="Times New Roman" w:hAnsi="Times New Roman" w:cs="宋体"/>
          <w:sz w:val="24"/>
        </w:rPr>
        <w:t>P90</w:t>
      </w:r>
      <w:r>
        <w:rPr>
          <w:rFonts w:hint="eastAsia" w:cs="宋体"/>
          <w:sz w:val="24"/>
        </w:rPr>
        <w:t>。</w:t>
      </w:r>
      <w:r>
        <w:rPr>
          <w:rFonts w:hint="eastAsia" w:ascii="宋体" w:hAnsi="宋体" w:cs="宋体"/>
          <w:sz w:val="24"/>
        </w:rPr>
        <w:t>在沅陵地区，中嘉早</w:t>
      </w:r>
      <w:r>
        <w:rPr>
          <w:rFonts w:hint="eastAsia" w:ascii="Times New Roman" w:hAnsi="Times New Roman" w:cs="宋体"/>
          <w:sz w:val="24"/>
        </w:rPr>
        <w:t>17</w:t>
      </w:r>
      <w:r>
        <w:rPr>
          <w:rFonts w:hint="eastAsia" w:ascii="宋体" w:hAnsi="宋体" w:cs="宋体"/>
          <w:sz w:val="24"/>
        </w:rPr>
        <w:t>的平均产量为</w:t>
      </w:r>
      <w:r>
        <w:rPr>
          <w:rFonts w:hint="eastAsia" w:ascii="Times New Roman" w:hAnsi="Times New Roman" w:cs="宋体"/>
          <w:sz w:val="24"/>
        </w:rPr>
        <w:t>8981</w:t>
      </w:r>
      <w:r>
        <w:rPr>
          <w:rFonts w:hint="eastAsia" w:ascii="宋体" w:hAnsi="宋体" w:cs="宋体"/>
          <w:sz w:val="24"/>
        </w:rPr>
        <w:t>.</w:t>
      </w:r>
      <w:r>
        <w:rPr>
          <w:rFonts w:hint="eastAsia" w:ascii="Times New Roman" w:hAnsi="Times New Roman" w:cs="宋体"/>
          <w:sz w:val="24"/>
        </w:rPr>
        <w:t>60kg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²，在</w:t>
      </w:r>
      <w:r>
        <w:rPr>
          <w:rFonts w:hint="eastAsia" w:ascii="Times New Roman" w:hAnsi="Times New Roman" w:cs="宋体"/>
          <w:sz w:val="24"/>
        </w:rPr>
        <w:t>P30</w:t>
      </w:r>
      <w:r>
        <w:rPr>
          <w:rFonts w:hint="eastAsia" w:ascii="宋体" w:hAnsi="宋体" w:cs="宋体"/>
          <w:sz w:val="24"/>
        </w:rPr>
        <w:t>处理下的实际产量最高，为</w:t>
      </w:r>
      <w:r>
        <w:rPr>
          <w:rFonts w:hint="eastAsia" w:ascii="Times New Roman" w:hAnsi="Times New Roman" w:cs="宋体"/>
          <w:sz w:val="24"/>
        </w:rPr>
        <w:t>9676</w:t>
      </w:r>
      <w:r>
        <w:rPr>
          <w:rFonts w:hint="eastAsia" w:cs="宋体"/>
          <w:sz w:val="24"/>
        </w:rPr>
        <w:t>.</w:t>
      </w:r>
      <w:r>
        <w:rPr>
          <w:rFonts w:hint="eastAsia" w:ascii="Times New Roman" w:hAnsi="Times New Roman" w:cs="宋体"/>
          <w:sz w:val="24"/>
        </w:rPr>
        <w:t>0733kg</w:t>
      </w:r>
      <w:r>
        <w:rPr>
          <w:rFonts w:hint="eastAsia" w:cs="宋体"/>
          <w:sz w:val="24"/>
        </w:rPr>
        <w:t>/</w:t>
      </w:r>
      <w:r>
        <w:rPr>
          <w:rFonts w:hint="eastAsia" w:ascii="Times New Roman" w:hAnsi="Times New Roman" w:cs="宋体"/>
          <w:sz w:val="24"/>
        </w:rPr>
        <w:t>hm</w:t>
      </w:r>
      <w:r>
        <w:rPr>
          <w:rFonts w:hint="eastAsia" w:cs="宋体"/>
          <w:sz w:val="24"/>
        </w:rPr>
        <w:t>²，较</w:t>
      </w:r>
      <w:r>
        <w:rPr>
          <w:rFonts w:hint="eastAsia" w:ascii="Times New Roman" w:hAnsi="Times New Roman" w:cs="宋体"/>
          <w:sz w:val="24"/>
        </w:rPr>
        <w:t>P0</w:t>
      </w:r>
      <w:r>
        <w:rPr>
          <w:rFonts w:hint="eastAsia" w:cs="宋体"/>
          <w:sz w:val="24"/>
        </w:rPr>
        <w:t>增产</w:t>
      </w:r>
      <w:r>
        <w:rPr>
          <w:rFonts w:hint="eastAsia" w:ascii="Times New Roman" w:hAnsi="Times New Roman" w:cs="宋体"/>
          <w:sz w:val="24"/>
        </w:rPr>
        <w:t>7</w:t>
      </w:r>
      <w:r>
        <w:rPr>
          <w:rFonts w:hint="eastAsia" w:cs="宋体"/>
          <w:sz w:val="24"/>
        </w:rPr>
        <w:t>.</w:t>
      </w:r>
      <w:r>
        <w:rPr>
          <w:rFonts w:hint="eastAsia" w:ascii="Times New Roman" w:hAnsi="Times New Roman" w:cs="宋体"/>
          <w:sz w:val="24"/>
        </w:rPr>
        <w:t>76</w:t>
      </w:r>
      <w:r>
        <w:rPr>
          <w:rFonts w:hint="eastAsia" w:cs="宋体"/>
          <w:sz w:val="24"/>
        </w:rPr>
        <w:t>%。</w:t>
      </w:r>
      <w:r>
        <w:rPr>
          <w:rFonts w:hint="eastAsia" w:ascii="宋体" w:hAnsi="宋体" w:cs="宋体"/>
          <w:sz w:val="24"/>
        </w:rPr>
        <w:t>株两优</w:t>
      </w:r>
      <w:r>
        <w:rPr>
          <w:rFonts w:hint="eastAsia" w:ascii="Times New Roman" w:hAnsi="Times New Roman" w:cs="宋体"/>
          <w:sz w:val="24"/>
        </w:rPr>
        <w:t>4024</w:t>
      </w:r>
      <w:r>
        <w:rPr>
          <w:rFonts w:hint="eastAsia" w:ascii="宋体" w:hAnsi="宋体" w:cs="宋体"/>
          <w:sz w:val="24"/>
        </w:rPr>
        <w:t>的平均产量为</w:t>
      </w:r>
      <w:r>
        <w:rPr>
          <w:rFonts w:hint="eastAsia" w:ascii="Times New Roman" w:hAnsi="Times New Roman" w:cs="宋体"/>
          <w:sz w:val="24"/>
        </w:rPr>
        <w:t>8901</w:t>
      </w:r>
      <w:r>
        <w:rPr>
          <w:rFonts w:hint="eastAsia" w:ascii="宋体" w:hAnsi="宋体" w:cs="宋体"/>
          <w:sz w:val="24"/>
        </w:rPr>
        <w:t>.</w:t>
      </w:r>
      <w:r>
        <w:rPr>
          <w:rFonts w:hint="eastAsia" w:ascii="Times New Roman" w:hAnsi="Times New Roman" w:cs="宋体"/>
          <w:sz w:val="24"/>
        </w:rPr>
        <w:t>84kg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²，以</w:t>
      </w:r>
      <w:r>
        <w:rPr>
          <w:rFonts w:hint="eastAsia" w:ascii="Times New Roman" w:hAnsi="Times New Roman" w:cs="宋体"/>
          <w:sz w:val="24"/>
        </w:rPr>
        <w:t>P0</w:t>
      </w:r>
      <w:r>
        <w:rPr>
          <w:rFonts w:hint="eastAsia" w:ascii="宋体" w:hAnsi="宋体" w:cs="宋体"/>
          <w:sz w:val="24"/>
        </w:rPr>
        <w:t>为对照，</w:t>
      </w:r>
      <w:r>
        <w:rPr>
          <w:rFonts w:hint="eastAsia" w:ascii="Times New Roman" w:hAnsi="Times New Roman" w:cs="宋体"/>
          <w:sz w:val="24"/>
        </w:rPr>
        <w:t>P30</w:t>
      </w:r>
      <w:r>
        <w:rPr>
          <w:rFonts w:hint="eastAsia" w:ascii="宋体" w:hAnsi="宋体" w:cs="宋体"/>
          <w:sz w:val="24"/>
        </w:rPr>
        <w:t>和</w:t>
      </w:r>
      <w:r>
        <w:rPr>
          <w:rFonts w:hint="eastAsia" w:ascii="Times New Roman" w:hAnsi="Times New Roman" w:cs="宋体"/>
          <w:sz w:val="24"/>
        </w:rPr>
        <w:t>P60</w:t>
      </w:r>
      <w:r>
        <w:rPr>
          <w:rFonts w:hint="eastAsia" w:ascii="宋体" w:hAnsi="宋体" w:cs="宋体"/>
          <w:sz w:val="24"/>
        </w:rPr>
        <w:t>分别减产</w:t>
      </w:r>
      <w:r>
        <w:rPr>
          <w:rFonts w:hint="eastAsia" w:ascii="Times New Roman" w:hAnsi="Times New Roman" w:cs="宋体"/>
          <w:sz w:val="24"/>
        </w:rPr>
        <w:t>3</w:t>
      </w:r>
      <w:r>
        <w:rPr>
          <w:rFonts w:hint="eastAsia" w:ascii="宋体" w:hAnsi="宋体" w:cs="宋体"/>
          <w:sz w:val="24"/>
        </w:rPr>
        <w:t>.</w:t>
      </w:r>
      <w:r>
        <w:rPr>
          <w:rFonts w:hint="eastAsia" w:ascii="Times New Roman" w:hAnsi="Times New Roman" w:cs="宋体"/>
          <w:sz w:val="24"/>
        </w:rPr>
        <w:t>04</w:t>
      </w:r>
      <w:r>
        <w:rPr>
          <w:rFonts w:hint="eastAsia" w:ascii="宋体" w:hAnsi="宋体" w:cs="宋体"/>
          <w:sz w:val="24"/>
        </w:rPr>
        <w:t>%和</w:t>
      </w:r>
      <w:r>
        <w:rPr>
          <w:rFonts w:hint="eastAsia" w:ascii="Times New Roman" w:hAnsi="Times New Roman" w:cs="宋体"/>
          <w:sz w:val="24"/>
        </w:rPr>
        <w:t>0</w:t>
      </w:r>
      <w:r>
        <w:rPr>
          <w:rFonts w:hint="eastAsia" w:ascii="宋体" w:hAnsi="宋体" w:cs="宋体"/>
          <w:sz w:val="24"/>
        </w:rPr>
        <w:t>.</w:t>
      </w:r>
      <w:r>
        <w:rPr>
          <w:rFonts w:hint="eastAsia" w:ascii="Times New Roman" w:hAnsi="Times New Roman" w:cs="宋体"/>
          <w:sz w:val="24"/>
        </w:rPr>
        <w:t>29</w:t>
      </w:r>
      <w:r>
        <w:rPr>
          <w:rFonts w:hint="eastAsia" w:ascii="宋体" w:hAnsi="宋体" w:cs="宋体"/>
          <w:sz w:val="24"/>
        </w:rPr>
        <w:t>%，而</w:t>
      </w:r>
      <w:r>
        <w:rPr>
          <w:rFonts w:hint="eastAsia" w:ascii="Times New Roman" w:hAnsi="Times New Roman" w:cs="宋体"/>
          <w:sz w:val="24"/>
        </w:rPr>
        <w:t>P90</w:t>
      </w:r>
      <w:r>
        <w:rPr>
          <w:rFonts w:hint="eastAsia" w:ascii="宋体" w:hAnsi="宋体" w:cs="宋体"/>
          <w:sz w:val="24"/>
        </w:rPr>
        <w:t>增产</w:t>
      </w:r>
      <w:r>
        <w:rPr>
          <w:rFonts w:hint="eastAsia" w:ascii="Times New Roman" w:hAnsi="Times New Roman" w:cs="宋体"/>
          <w:sz w:val="24"/>
        </w:rPr>
        <w:t>10</w:t>
      </w:r>
      <w:r>
        <w:rPr>
          <w:rFonts w:hint="eastAsia" w:ascii="宋体" w:hAnsi="宋体" w:cs="宋体"/>
          <w:sz w:val="24"/>
        </w:rPr>
        <w:t>.</w:t>
      </w:r>
      <w:r>
        <w:rPr>
          <w:rFonts w:hint="eastAsia" w:ascii="Times New Roman" w:hAnsi="Times New Roman" w:cs="宋体"/>
          <w:sz w:val="24"/>
        </w:rPr>
        <w:t>76</w:t>
      </w:r>
      <w:r>
        <w:rPr>
          <w:rFonts w:hint="eastAsia" w:ascii="宋体" w:hAnsi="宋体" w:cs="宋体"/>
          <w:sz w:val="24"/>
        </w:rPr>
        <w:t>%。各磷水平下产量差异不明显。</w:t>
      </w:r>
    </w:p>
    <w:p w14:paraId="180F240A">
      <w:pPr>
        <w:spacing w:line="440" w:lineRule="exact"/>
        <w:ind w:firstLine="480" w:firstLineChars="200"/>
        <w:rPr>
          <w:rFonts w:hint="default" w:ascii="宋体" w:hAnsi="宋体" w:eastAsia="宋体" w:cs="宋体"/>
          <w:sz w:val="24"/>
          <w:lang w:val="en-US" w:eastAsia="zh-CN"/>
        </w:rPr>
      </w:pPr>
      <w:r>
        <w:rPr>
          <w:rFonts w:hint="eastAsia" w:ascii="宋体" w:hAnsi="宋体" w:cs="宋体"/>
          <w:sz w:val="24"/>
          <w:lang w:val="en-US" w:eastAsia="zh-CN"/>
        </w:rPr>
        <w:t>如，在长沙地区，中嘉早</w:t>
      </w:r>
      <w:r>
        <w:rPr>
          <w:rFonts w:hint="eastAsia" w:ascii="Times New Roman" w:hAnsi="Times New Roman" w:cs="宋体"/>
          <w:sz w:val="24"/>
          <w:lang w:val="en-US" w:eastAsia="zh-CN"/>
        </w:rPr>
        <w:t>17</w:t>
      </w:r>
      <w:r>
        <w:rPr>
          <w:rFonts w:hint="eastAsia" w:ascii="宋体" w:hAnsi="宋体" w:cs="宋体"/>
          <w:sz w:val="24"/>
          <w:lang w:val="en-US" w:eastAsia="zh-CN"/>
        </w:rPr>
        <w:t>的理论产量在</w:t>
      </w:r>
      <w:r>
        <w:rPr>
          <w:rFonts w:hint="eastAsia" w:ascii="Times New Roman" w:hAnsi="Times New Roman" w:cs="宋体"/>
          <w:sz w:val="24"/>
          <w:lang w:val="en-US" w:eastAsia="zh-CN"/>
        </w:rPr>
        <w:t>P30</w:t>
      </w:r>
      <w:r>
        <w:rPr>
          <w:rFonts w:hint="eastAsia" w:ascii="宋体" w:hAnsi="宋体" w:cs="宋体"/>
          <w:sz w:val="24"/>
          <w:lang w:val="en-US" w:eastAsia="zh-CN"/>
        </w:rPr>
        <w:t>处理下最高，而后逐渐降低，呈抛物线趋势，株两优</w:t>
      </w:r>
      <w:r>
        <w:rPr>
          <w:rFonts w:hint="eastAsia" w:ascii="Times New Roman" w:hAnsi="Times New Roman" w:cs="宋体"/>
          <w:sz w:val="24"/>
          <w:lang w:val="en-US" w:eastAsia="zh-CN"/>
        </w:rPr>
        <w:t>4024</w:t>
      </w:r>
      <w:r>
        <w:rPr>
          <w:rFonts w:hint="eastAsia" w:ascii="宋体" w:hAnsi="宋体" w:cs="宋体"/>
          <w:sz w:val="24"/>
          <w:lang w:val="en-US" w:eastAsia="zh-CN"/>
        </w:rPr>
        <w:t>理论产量较平稳。在沅陵，两品种均在</w:t>
      </w:r>
      <w:r>
        <w:rPr>
          <w:rFonts w:hint="eastAsia" w:ascii="Times New Roman" w:hAnsi="Times New Roman" w:cs="宋体"/>
          <w:sz w:val="24"/>
          <w:lang w:val="en-US" w:eastAsia="zh-CN"/>
        </w:rPr>
        <w:t>P30</w:t>
      </w:r>
      <w:r>
        <w:rPr>
          <w:rFonts w:hint="eastAsia" w:ascii="宋体" w:hAnsi="宋体" w:cs="宋体"/>
          <w:sz w:val="24"/>
          <w:lang w:val="en-US" w:eastAsia="zh-CN"/>
        </w:rPr>
        <w:t>处理下达到最高，在</w:t>
      </w:r>
      <w:r>
        <w:rPr>
          <w:rFonts w:hint="eastAsia" w:ascii="Times New Roman" w:hAnsi="Times New Roman" w:cs="宋体"/>
          <w:sz w:val="24"/>
          <w:lang w:val="en-US" w:eastAsia="zh-CN"/>
        </w:rPr>
        <w:t>P0</w:t>
      </w:r>
      <w:r>
        <w:rPr>
          <w:rFonts w:hint="eastAsia" w:ascii="宋体" w:hAnsi="宋体" w:cs="宋体"/>
          <w:sz w:val="24"/>
          <w:lang w:val="en-US" w:eastAsia="zh-CN"/>
        </w:rPr>
        <w:t>处理下最低，且都呈现先增后减的趋势。各磷水平下理论产量差异不明显。</w:t>
      </w:r>
    </w:p>
    <w:p w14:paraId="181BC8AD">
      <w:pPr>
        <w:spacing w:line="440" w:lineRule="exact"/>
        <w:ind w:firstLine="480" w:firstLineChars="200"/>
        <w:rPr>
          <w:rFonts w:hint="eastAsia" w:ascii="宋体" w:hAnsi="宋体" w:cs="宋体"/>
          <w:sz w:val="24"/>
        </w:rPr>
      </w:pPr>
    </w:p>
    <w:tbl>
      <w:tblPr>
        <w:tblStyle w:val="14"/>
        <w:tblW w:w="9208" w:type="dxa"/>
        <w:tblInd w:w="-34" w:type="dxa"/>
        <w:tblLayout w:type="fixed"/>
        <w:tblCellMar>
          <w:top w:w="0" w:type="dxa"/>
          <w:left w:w="108" w:type="dxa"/>
          <w:bottom w:w="0" w:type="dxa"/>
          <w:right w:w="108" w:type="dxa"/>
        </w:tblCellMar>
      </w:tblPr>
      <w:tblGrid>
        <w:gridCol w:w="4621"/>
        <w:gridCol w:w="4587"/>
      </w:tblGrid>
      <w:tr w14:paraId="456B03AE">
        <w:tblPrEx>
          <w:tblCellMar>
            <w:top w:w="0" w:type="dxa"/>
            <w:left w:w="108" w:type="dxa"/>
            <w:bottom w:w="0" w:type="dxa"/>
            <w:right w:w="108" w:type="dxa"/>
          </w:tblCellMar>
        </w:tblPrEx>
        <w:tc>
          <w:tcPr>
            <w:tcW w:w="4621" w:type="dxa"/>
          </w:tcPr>
          <w:p w14:paraId="6E2C0C40">
            <w:commentRangeStart w:id="1"/>
            <w:r>
              <w:drawing>
                <wp:inline distT="0" distB="0" distL="0" distR="0">
                  <wp:extent cx="2797175" cy="1981835"/>
                  <wp:effectExtent l="0" t="0" r="3175" b="0"/>
                  <wp:docPr id="438871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1913" name="图片 1"/>
                          <pic:cNvPicPr>
                            <a:picLocks noChangeAspect="1"/>
                          </pic:cNvPicPr>
                        </pic:nvPicPr>
                        <pic:blipFill>
                          <a:blip r:embed="rId7"/>
                          <a:stretch>
                            <a:fillRect/>
                          </a:stretch>
                        </pic:blipFill>
                        <pic:spPr>
                          <a:xfrm>
                            <a:off x="0" y="0"/>
                            <a:ext cx="2797175" cy="1981835"/>
                          </a:xfrm>
                          <a:prstGeom prst="rect">
                            <a:avLst/>
                          </a:prstGeom>
                        </pic:spPr>
                      </pic:pic>
                    </a:graphicData>
                  </a:graphic>
                </wp:inline>
              </w:drawing>
            </w:r>
            <w:commentRangeEnd w:id="1"/>
            <w:r>
              <w:rPr>
                <w:rStyle w:val="19"/>
                <w:szCs w:val="24"/>
              </w:rPr>
              <w:commentReference w:id="1"/>
            </w:r>
          </w:p>
        </w:tc>
        <w:tc>
          <w:tcPr>
            <w:tcW w:w="4587" w:type="dxa"/>
          </w:tcPr>
          <w:p w14:paraId="2ADEEE5C">
            <w:r>
              <w:rPr>
                <w:rFonts w:ascii="宋体" w:hAnsi="宋体"/>
                <w:sz w:val="24"/>
              </w:rPr>
              <w:drawing>
                <wp:inline distT="0" distB="0" distL="0" distR="0">
                  <wp:extent cx="2813685" cy="1993265"/>
                  <wp:effectExtent l="0" t="0" r="5715" b="6985"/>
                  <wp:docPr id="1644929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29478" name="图片 1"/>
                          <pic:cNvPicPr>
                            <a:picLocks noChangeAspect="1"/>
                          </pic:cNvPicPr>
                        </pic:nvPicPr>
                        <pic:blipFill>
                          <a:blip r:embed="rId8"/>
                          <a:stretch>
                            <a:fillRect/>
                          </a:stretch>
                        </pic:blipFill>
                        <pic:spPr>
                          <a:xfrm>
                            <a:off x="0" y="0"/>
                            <a:ext cx="2814375" cy="1994079"/>
                          </a:xfrm>
                          <a:prstGeom prst="rect">
                            <a:avLst/>
                          </a:prstGeom>
                        </pic:spPr>
                      </pic:pic>
                    </a:graphicData>
                  </a:graphic>
                </wp:inline>
              </w:drawing>
            </w:r>
          </w:p>
        </w:tc>
      </w:tr>
    </w:tbl>
    <w:p w14:paraId="2AFC624D">
      <w:pPr>
        <w:pStyle w:val="3"/>
        <w:jc w:val="center"/>
        <w:rPr>
          <w:rFonts w:hint="eastAsia"/>
        </w:rPr>
      </w:pPr>
      <w:bookmarkStart w:id="16" w:name="_Ref229326671"/>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ascii="Times New Roman" w:hAnsi="Times New Roman"/>
        </w:rPr>
        <w:t>1</w:t>
      </w:r>
      <w:r>
        <w:rPr>
          <w:rFonts w:hint="eastAsia"/>
        </w:rPr>
        <w:fldChar w:fldCharType="end"/>
      </w:r>
      <w:bookmarkEnd w:id="16"/>
      <w:r>
        <w:rPr>
          <w:rFonts w:hint="eastAsia"/>
        </w:rPr>
        <w:t xml:space="preserve"> 不同水稻品种在不同施磷量下的实际产量</w:t>
      </w:r>
    </w:p>
    <w:p w14:paraId="54F4CB5B">
      <w:pPr>
        <w:jc w:val="center"/>
        <w:rPr>
          <w:rFonts w:hint="eastAsia"/>
        </w:rPr>
      </w:pPr>
      <w:r>
        <w:rPr>
          <w:rFonts w:hint="eastAsia" w:ascii="Times New Roman" w:hAnsi="Times New Roman"/>
        </w:rPr>
        <w:t>Fig</w:t>
      </w:r>
      <w:r>
        <w:rPr>
          <w:rFonts w:hint="eastAsia"/>
        </w:rPr>
        <w:t xml:space="preserve">. </w:t>
      </w:r>
      <w:r>
        <w:rPr>
          <w:rFonts w:hint="eastAsia" w:ascii="Times New Roman" w:hAnsi="Times New Roman"/>
        </w:rPr>
        <w:t>1</w:t>
      </w:r>
      <w:r>
        <w:rPr>
          <w:rFonts w:hint="eastAsia"/>
        </w:rPr>
        <w:t xml:space="preserve"> </w:t>
      </w:r>
      <w:r>
        <w:rPr>
          <w:rFonts w:hint="eastAsia" w:ascii="Times New Roman" w:hAnsi="Times New Roman"/>
        </w:rPr>
        <w:t>Actual</w:t>
      </w:r>
      <w:r>
        <w:rPr>
          <w:rFonts w:hint="eastAsia"/>
        </w:rPr>
        <w:t xml:space="preserve"> </w:t>
      </w:r>
      <w:r>
        <w:rPr>
          <w:rFonts w:hint="eastAsia" w:ascii="Times New Roman" w:hAnsi="Times New Roman"/>
        </w:rPr>
        <w:t>yield</w:t>
      </w:r>
      <w:r>
        <w:rPr>
          <w:rFonts w:hint="eastAsia"/>
        </w:rPr>
        <w:t xml:space="preserve"> </w:t>
      </w:r>
      <w:r>
        <w:rPr>
          <w:rFonts w:hint="eastAsia" w:ascii="Times New Roman" w:hAnsi="Times New Roman"/>
        </w:rPr>
        <w:t>of</w:t>
      </w:r>
      <w:r>
        <w:rPr>
          <w:rFonts w:hint="eastAsia"/>
        </w:rPr>
        <w:t xml:space="preserve"> </w:t>
      </w:r>
      <w:r>
        <w:rPr>
          <w:rFonts w:hint="eastAsia" w:ascii="Times New Roman" w:hAnsi="Times New Roman"/>
        </w:rPr>
        <w:t>different</w:t>
      </w:r>
      <w:r>
        <w:rPr>
          <w:rFonts w:hint="eastAsia"/>
        </w:rPr>
        <w:t xml:space="preserve"> </w:t>
      </w:r>
      <w:r>
        <w:rPr>
          <w:rFonts w:hint="eastAsia" w:ascii="Times New Roman" w:hAnsi="Times New Roman"/>
        </w:rPr>
        <w:t>rice</w:t>
      </w:r>
      <w:r>
        <w:rPr>
          <w:rFonts w:hint="eastAsia"/>
        </w:rPr>
        <w:t xml:space="preserve"> </w:t>
      </w:r>
      <w:r>
        <w:rPr>
          <w:rFonts w:hint="eastAsia" w:ascii="Times New Roman" w:hAnsi="Times New Roman"/>
        </w:rPr>
        <w:t>varieties</w:t>
      </w:r>
      <w:r>
        <w:rPr>
          <w:rFonts w:hint="eastAsia"/>
        </w:rPr>
        <w:t xml:space="preserve"> </w:t>
      </w:r>
      <w:r>
        <w:rPr>
          <w:rFonts w:hint="eastAsia" w:ascii="Times New Roman" w:hAnsi="Times New Roman"/>
        </w:rPr>
        <w:t>under</w:t>
      </w:r>
      <w:r>
        <w:rPr>
          <w:rFonts w:hint="eastAsia"/>
        </w:rPr>
        <w:t xml:space="preserve"> </w:t>
      </w:r>
      <w:r>
        <w:rPr>
          <w:rFonts w:hint="eastAsia" w:ascii="Times New Roman" w:hAnsi="Times New Roman"/>
        </w:rPr>
        <w:t>different</w:t>
      </w:r>
      <w:r>
        <w:rPr>
          <w:rFonts w:hint="eastAsia"/>
        </w:rPr>
        <w:t xml:space="preserve"> </w:t>
      </w:r>
      <w:r>
        <w:rPr>
          <w:rFonts w:hint="eastAsia" w:ascii="Times New Roman" w:hAnsi="Times New Roman"/>
        </w:rPr>
        <w:t>phosphorus</w:t>
      </w:r>
      <w:r>
        <w:rPr>
          <w:rFonts w:hint="eastAsia"/>
        </w:rPr>
        <w:t xml:space="preserve"> </w:t>
      </w:r>
      <w:r>
        <w:rPr>
          <w:rFonts w:hint="eastAsia" w:ascii="Times New Roman" w:hAnsi="Times New Roman"/>
        </w:rPr>
        <w:t>application</w:t>
      </w:r>
      <w:r>
        <w:rPr>
          <w:rFonts w:hint="eastAsia"/>
        </w:rPr>
        <w:t xml:space="preserve"> </w:t>
      </w:r>
      <w:r>
        <w:rPr>
          <w:rFonts w:hint="eastAsia" w:ascii="Times New Roman" w:hAnsi="Times New Roman"/>
        </w:rPr>
        <w:t>rates</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596"/>
        <w:gridCol w:w="4578"/>
      </w:tblGrid>
      <w:tr w14:paraId="6ED28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587" w:type="dxa"/>
            <w:tcBorders>
              <w:tl2br w:val="nil"/>
              <w:tr2bl w:val="nil"/>
            </w:tcBorders>
          </w:tcPr>
          <w:p w14:paraId="3C5C89E8">
            <w:pPr>
              <w:jc w:val="both"/>
              <w:rPr>
                <w:rFonts w:hint="eastAsia" w:eastAsia="宋体"/>
                <w:vertAlign w:val="baseline"/>
                <w:lang w:eastAsia="zh-CN"/>
              </w:rPr>
            </w:pPr>
            <w:r>
              <w:rPr>
                <w:rFonts w:hint="eastAsia" w:eastAsia="宋体"/>
                <w:vertAlign w:val="baseline"/>
                <w:lang w:eastAsia="zh-CN"/>
              </w:rPr>
              <w:drawing>
                <wp:inline distT="0" distB="0" distL="114300" distR="114300">
                  <wp:extent cx="2772410" cy="1671320"/>
                  <wp:effectExtent l="0" t="0" r="8890" b="5080"/>
                  <wp:docPr id="9" name="图片 9" descr="长沙理论产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长沙理论产量"/>
                          <pic:cNvPicPr>
                            <a:picLocks noChangeAspect="1"/>
                          </pic:cNvPicPr>
                        </pic:nvPicPr>
                        <pic:blipFill>
                          <a:blip r:embed="rId9"/>
                          <a:stretch>
                            <a:fillRect/>
                          </a:stretch>
                        </pic:blipFill>
                        <pic:spPr>
                          <a:xfrm>
                            <a:off x="0" y="0"/>
                            <a:ext cx="2772410" cy="1671320"/>
                          </a:xfrm>
                          <a:prstGeom prst="rect">
                            <a:avLst/>
                          </a:prstGeom>
                        </pic:spPr>
                      </pic:pic>
                    </a:graphicData>
                  </a:graphic>
                </wp:inline>
              </w:drawing>
            </w:r>
          </w:p>
        </w:tc>
        <w:tc>
          <w:tcPr>
            <w:tcW w:w="4587" w:type="dxa"/>
            <w:tcBorders>
              <w:tl2br w:val="nil"/>
              <w:tr2bl w:val="nil"/>
            </w:tcBorders>
          </w:tcPr>
          <w:p w14:paraId="28B52728">
            <w:pPr>
              <w:jc w:val="both"/>
              <w:rPr>
                <w:rFonts w:hint="eastAsia" w:eastAsia="宋体"/>
                <w:vertAlign w:val="baseline"/>
                <w:lang w:eastAsia="zh-CN"/>
              </w:rPr>
            </w:pPr>
            <w:r>
              <w:rPr>
                <w:rFonts w:hint="eastAsia" w:eastAsia="宋体"/>
                <w:vertAlign w:val="baseline"/>
                <w:lang w:eastAsia="zh-CN"/>
              </w:rPr>
              <w:drawing>
                <wp:inline distT="0" distB="0" distL="114300" distR="114300">
                  <wp:extent cx="2766695" cy="1661795"/>
                  <wp:effectExtent l="0" t="0" r="1905" b="1905"/>
                  <wp:docPr id="10" name="图片 10" descr="沅陵理论产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沅陵理论产量"/>
                          <pic:cNvPicPr>
                            <a:picLocks noChangeAspect="1"/>
                          </pic:cNvPicPr>
                        </pic:nvPicPr>
                        <pic:blipFill>
                          <a:blip r:embed="rId10"/>
                          <a:stretch>
                            <a:fillRect/>
                          </a:stretch>
                        </pic:blipFill>
                        <pic:spPr>
                          <a:xfrm>
                            <a:off x="0" y="0"/>
                            <a:ext cx="2766695" cy="1661795"/>
                          </a:xfrm>
                          <a:prstGeom prst="rect">
                            <a:avLst/>
                          </a:prstGeom>
                        </pic:spPr>
                      </pic:pic>
                    </a:graphicData>
                  </a:graphic>
                </wp:inline>
              </w:drawing>
            </w:r>
          </w:p>
        </w:tc>
      </w:tr>
    </w:tbl>
    <w:p w14:paraId="3F9BD540">
      <w:pPr>
        <w:pStyle w:val="3"/>
        <w:jc w:val="center"/>
        <w:rPr>
          <w:rFonts w:hint="default" w:eastAsia="黑体"/>
          <w:lang w:val="en-US" w:eastAsia="zh-CN"/>
        </w:rPr>
      </w:pPr>
      <w:r>
        <w:t xml:space="preserve">图 </w:t>
      </w:r>
      <w:r>
        <w:fldChar w:fldCharType="begin"/>
      </w:r>
      <w:r>
        <w:instrText xml:space="preserve"> SEQ 图 \* ARABIC </w:instrText>
      </w:r>
      <w:r>
        <w:fldChar w:fldCharType="separate"/>
      </w:r>
      <w:r>
        <w:rPr>
          <w:rFonts w:ascii="Times New Roman" w:hAnsi="Times New Roman"/>
        </w:rPr>
        <w:t>2</w:t>
      </w:r>
      <w:r>
        <w:fldChar w:fldCharType="end"/>
      </w:r>
      <w:r>
        <w:rPr>
          <w:rFonts w:hint="eastAsia"/>
          <w:lang w:val="en-US" w:eastAsia="zh-CN"/>
        </w:rPr>
        <w:t xml:space="preserve"> 不同磷肥施用量下水稻的理论产量</w:t>
      </w:r>
    </w:p>
    <w:p w14:paraId="5913ABEB">
      <w:pPr>
        <w:jc w:val="center"/>
        <w:rPr>
          <w:rFonts w:hint="eastAsia"/>
        </w:rPr>
      </w:pPr>
      <w:r>
        <w:rPr>
          <w:rFonts w:hint="eastAsia" w:ascii="Times New Roman" w:hAnsi="Times New Roman"/>
        </w:rPr>
        <w:t>Fig</w:t>
      </w:r>
      <w:r>
        <w:rPr>
          <w:rFonts w:hint="eastAsia"/>
        </w:rPr>
        <w:t>.</w:t>
      </w:r>
      <w:r>
        <w:rPr>
          <w:rFonts w:hint="eastAsia" w:ascii="Times New Roman" w:hAnsi="Times New Roman"/>
        </w:rPr>
        <w:t>2</w:t>
      </w:r>
      <w:r>
        <w:rPr>
          <w:rFonts w:hint="eastAsia"/>
        </w:rPr>
        <w:t xml:space="preserve"> </w:t>
      </w:r>
      <w:r>
        <w:rPr>
          <w:rFonts w:hint="eastAsia" w:ascii="Times New Roman" w:hAnsi="Times New Roman"/>
        </w:rPr>
        <w:t>The</w:t>
      </w:r>
      <w:r>
        <w:rPr>
          <w:rFonts w:hint="eastAsia"/>
        </w:rPr>
        <w:t xml:space="preserve"> </w:t>
      </w:r>
      <w:r>
        <w:rPr>
          <w:rFonts w:hint="eastAsia" w:ascii="Times New Roman" w:hAnsi="Times New Roman"/>
        </w:rPr>
        <w:t>theoretical</w:t>
      </w:r>
      <w:r>
        <w:rPr>
          <w:rFonts w:hint="eastAsia"/>
        </w:rPr>
        <w:t xml:space="preserve"> </w:t>
      </w:r>
      <w:r>
        <w:rPr>
          <w:rFonts w:hint="eastAsia" w:ascii="Times New Roman" w:hAnsi="Times New Roman"/>
        </w:rPr>
        <w:t>yield</w:t>
      </w:r>
      <w:r>
        <w:rPr>
          <w:rFonts w:hint="eastAsia"/>
        </w:rPr>
        <w:t xml:space="preserve"> </w:t>
      </w:r>
      <w:r>
        <w:rPr>
          <w:rFonts w:hint="eastAsia" w:ascii="Times New Roman" w:hAnsi="Times New Roman"/>
        </w:rPr>
        <w:t>of</w:t>
      </w:r>
      <w:r>
        <w:rPr>
          <w:rFonts w:hint="eastAsia"/>
        </w:rPr>
        <w:t xml:space="preserve"> </w:t>
      </w:r>
      <w:r>
        <w:rPr>
          <w:rFonts w:hint="eastAsia" w:ascii="Times New Roman" w:hAnsi="Times New Roman"/>
        </w:rPr>
        <w:t>rice</w:t>
      </w:r>
      <w:r>
        <w:rPr>
          <w:rFonts w:hint="eastAsia"/>
        </w:rPr>
        <w:t xml:space="preserve"> </w:t>
      </w:r>
      <w:r>
        <w:rPr>
          <w:rFonts w:hint="eastAsia" w:ascii="Times New Roman" w:hAnsi="Times New Roman"/>
        </w:rPr>
        <w:t>under</w:t>
      </w:r>
      <w:r>
        <w:rPr>
          <w:rFonts w:hint="eastAsia"/>
        </w:rPr>
        <w:t xml:space="preserve"> </w:t>
      </w:r>
      <w:r>
        <w:rPr>
          <w:rFonts w:hint="eastAsia" w:ascii="Times New Roman" w:hAnsi="Times New Roman"/>
        </w:rPr>
        <w:t>different</w:t>
      </w:r>
      <w:r>
        <w:rPr>
          <w:rFonts w:hint="eastAsia"/>
        </w:rPr>
        <w:t xml:space="preserve"> </w:t>
      </w:r>
      <w:r>
        <w:rPr>
          <w:rFonts w:hint="eastAsia" w:ascii="Times New Roman" w:hAnsi="Times New Roman"/>
        </w:rPr>
        <w:t>phosphorus</w:t>
      </w:r>
      <w:r>
        <w:rPr>
          <w:rFonts w:hint="eastAsia"/>
        </w:rPr>
        <w:t xml:space="preserve"> </w:t>
      </w:r>
      <w:r>
        <w:rPr>
          <w:rFonts w:hint="eastAsia" w:ascii="Times New Roman" w:hAnsi="Times New Roman"/>
        </w:rPr>
        <w:t>fertilizer</w:t>
      </w:r>
      <w:r>
        <w:rPr>
          <w:rFonts w:hint="eastAsia"/>
        </w:rPr>
        <w:t xml:space="preserve"> </w:t>
      </w:r>
      <w:r>
        <w:rPr>
          <w:rFonts w:hint="eastAsia" w:ascii="Times New Roman" w:hAnsi="Times New Roman"/>
        </w:rPr>
        <w:t>application</w:t>
      </w:r>
      <w:r>
        <w:rPr>
          <w:rFonts w:hint="eastAsia"/>
        </w:rPr>
        <w:t xml:space="preserve"> </w:t>
      </w:r>
      <w:r>
        <w:rPr>
          <w:rFonts w:hint="eastAsia" w:ascii="Times New Roman" w:hAnsi="Times New Roman"/>
        </w:rPr>
        <w:t>rates</w:t>
      </w:r>
    </w:p>
    <w:p w14:paraId="562AD7C8">
      <w:pPr>
        <w:spacing w:line="440" w:lineRule="exact"/>
        <w:jc w:val="left"/>
        <w:outlineLvl w:val="1"/>
        <w:rPr>
          <w:rFonts w:eastAsia="黑体"/>
          <w:sz w:val="28"/>
          <w:szCs w:val="28"/>
        </w:rPr>
      </w:pPr>
      <w:bookmarkStart w:id="17" w:name="_Toc17609"/>
      <w:r>
        <w:rPr>
          <w:rFonts w:hint="eastAsia" w:ascii="Times New Roman" w:hAnsi="Times New Roman" w:eastAsia="黑体"/>
          <w:sz w:val="28"/>
          <w:szCs w:val="28"/>
        </w:rPr>
        <w:t>3</w:t>
      </w:r>
      <w:r>
        <w:rPr>
          <w:rFonts w:hint="eastAsia" w:eastAsia="黑体"/>
          <w:sz w:val="28"/>
          <w:szCs w:val="28"/>
        </w:rPr>
        <w:t>.</w:t>
      </w:r>
      <w:r>
        <w:rPr>
          <w:rFonts w:hint="eastAsia" w:ascii="Times New Roman" w:hAnsi="Times New Roman" w:eastAsia="黑体"/>
          <w:sz w:val="28"/>
          <w:szCs w:val="28"/>
        </w:rPr>
        <w:t>2</w:t>
      </w:r>
      <w:r>
        <w:rPr>
          <w:rFonts w:hint="eastAsia" w:eastAsia="黑体"/>
          <w:sz w:val="28"/>
          <w:szCs w:val="28"/>
        </w:rPr>
        <w:t xml:space="preserve"> 磷肥不同施用量对水稻产量性状的影响</w:t>
      </w:r>
      <w:bookmarkEnd w:id="17"/>
    </w:p>
    <w:p w14:paraId="12BBE265">
      <w:pPr>
        <w:widowControl/>
        <w:shd w:val="clear" w:color="auto" w:fill="FFFFFF"/>
        <w:spacing w:line="440" w:lineRule="exact"/>
        <w:jc w:val="left"/>
        <w:outlineLvl w:val="2"/>
        <w:rPr>
          <w:rFonts w:eastAsia="黑体"/>
          <w:color w:val="333333"/>
          <w:kern w:val="0"/>
          <w:sz w:val="24"/>
          <w:szCs w:val="22"/>
        </w:rPr>
      </w:pPr>
      <w:bookmarkStart w:id="18" w:name="_Toc30296"/>
      <w:r>
        <w:rPr>
          <w:rFonts w:hint="eastAsia" w:ascii="Times New Roman" w:hAnsi="Times New Roman" w:eastAsia="黑体"/>
          <w:color w:val="333333"/>
          <w:kern w:val="0"/>
          <w:sz w:val="24"/>
          <w:szCs w:val="22"/>
        </w:rPr>
        <w:t>3</w:t>
      </w:r>
      <w:r>
        <w:rPr>
          <w:rFonts w:hint="eastAsia" w:eastAsia="黑体"/>
          <w:color w:val="333333"/>
          <w:kern w:val="0"/>
          <w:sz w:val="24"/>
          <w:szCs w:val="22"/>
        </w:rPr>
        <w:t>.</w:t>
      </w:r>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1</w:t>
      </w:r>
      <w:r>
        <w:rPr>
          <w:rFonts w:hint="eastAsia" w:eastAsia="黑体"/>
          <w:color w:val="333333"/>
          <w:kern w:val="0"/>
          <w:sz w:val="24"/>
          <w:szCs w:val="22"/>
        </w:rPr>
        <w:t>磷肥不同施用量对水稻有效穗数的影响</w:t>
      </w:r>
      <w:bookmarkEnd w:id="18"/>
    </w:p>
    <w:p w14:paraId="0A1A327B">
      <w:pPr>
        <w:widowControl/>
        <w:shd w:val="clear" w:color="auto" w:fill="FFFFFF"/>
        <w:spacing w:line="440" w:lineRule="exact"/>
        <w:jc w:val="left"/>
        <w:rPr>
          <w:rFonts w:hint="eastAsia" w:ascii="宋体" w:hAnsi="宋体" w:cs="宋体"/>
          <w:sz w:val="24"/>
        </w:rPr>
      </w:pPr>
      <w:r>
        <w:rPr>
          <w:rFonts w:hint="eastAsia" w:eastAsia="黑体"/>
          <w:color w:val="333333"/>
          <w:kern w:val="0"/>
          <w:sz w:val="24"/>
          <w:szCs w:val="22"/>
        </w:rPr>
        <w:t xml:space="preserve"> </w:t>
      </w:r>
      <w:r>
        <w:rPr>
          <w:rFonts w:hint="eastAsia" w:ascii="宋体" w:hAnsi="宋体" w:cs="宋体"/>
          <w:sz w:val="24"/>
        </w:rPr>
        <w:t xml:space="preserve"> 如</w:t>
      </w:r>
      <w:r>
        <w:rPr>
          <w:rFonts w:hint="eastAsia" w:ascii="宋体" w:hAnsi="宋体" w:cs="宋体"/>
          <w:sz w:val="24"/>
          <w:lang w:eastAsia="zh-CN"/>
        </w:rPr>
        <w:fldChar w:fldCharType="begin"/>
      </w:r>
      <w:r>
        <w:rPr>
          <w:rFonts w:hint="eastAsia" w:ascii="宋体" w:hAnsi="宋体" w:cs="宋体"/>
          <w:sz w:val="24"/>
          <w:lang w:eastAsia="zh-CN"/>
        </w:rPr>
        <w:instrText xml:space="preserve"> REF _Ref1905 \h </w:instrText>
      </w:r>
      <w:r>
        <w:rPr>
          <w:rFonts w:hint="eastAsia" w:ascii="宋体" w:hAnsi="宋体" w:cs="宋体"/>
          <w:sz w:val="24"/>
          <w:lang w:eastAsia="zh-CN"/>
        </w:rPr>
        <w:fldChar w:fldCharType="separate"/>
      </w:r>
      <w:r>
        <w:t xml:space="preserve">图 </w:t>
      </w:r>
      <w:r>
        <w:rPr>
          <w:rFonts w:ascii="Times New Roman" w:hAnsi="Times New Roman"/>
        </w:rPr>
        <w:t>3</w:t>
      </w:r>
      <w:r>
        <w:rPr>
          <w:rFonts w:hint="eastAsia" w:ascii="宋体" w:hAnsi="宋体" w:cs="宋体"/>
          <w:sz w:val="24"/>
          <w:lang w:eastAsia="zh-CN"/>
        </w:rPr>
        <w:fldChar w:fldCharType="end"/>
      </w:r>
      <w:r>
        <w:rPr>
          <w:rFonts w:hint="eastAsia" w:ascii="宋体" w:hAnsi="宋体" w:cs="宋体"/>
          <w:sz w:val="24"/>
        </w:rPr>
        <w:t>在长沙地区，不同磷肥施用量下两品种的有效穗数未表现出显著差异，中嘉早</w:t>
      </w:r>
      <w:r>
        <w:rPr>
          <w:rFonts w:hint="eastAsia" w:ascii="Times New Roman" w:hAnsi="Times New Roman" w:cs="宋体"/>
          <w:sz w:val="24"/>
        </w:rPr>
        <w:t>17</w:t>
      </w:r>
      <w:r>
        <w:rPr>
          <w:rFonts w:hint="eastAsia" w:ascii="宋体" w:hAnsi="宋体" w:cs="宋体"/>
          <w:sz w:val="24"/>
        </w:rPr>
        <w:t>在</w:t>
      </w:r>
      <w:r>
        <w:rPr>
          <w:rFonts w:hint="eastAsia" w:ascii="Times New Roman" w:hAnsi="Times New Roman" w:cs="宋体"/>
          <w:sz w:val="24"/>
        </w:rPr>
        <w:t>P30</w:t>
      </w:r>
      <w:r>
        <w:rPr>
          <w:rFonts w:hint="eastAsia" w:ascii="宋体" w:hAnsi="宋体" w:cs="宋体"/>
          <w:sz w:val="24"/>
        </w:rPr>
        <w:t>处理下有效穗数最低，而在</w:t>
      </w:r>
      <w:r>
        <w:rPr>
          <w:rFonts w:hint="eastAsia" w:ascii="Times New Roman" w:hAnsi="Times New Roman" w:cs="宋体"/>
          <w:sz w:val="24"/>
        </w:rPr>
        <w:t>P0</w:t>
      </w:r>
      <w:r>
        <w:rPr>
          <w:rFonts w:hint="eastAsia" w:ascii="宋体" w:hAnsi="宋体" w:cs="宋体"/>
          <w:sz w:val="24"/>
        </w:rPr>
        <w:t>处理中最高；在株两优</w:t>
      </w:r>
      <w:r>
        <w:rPr>
          <w:rFonts w:hint="eastAsia" w:ascii="Times New Roman" w:hAnsi="Times New Roman" w:cs="宋体"/>
          <w:sz w:val="24"/>
        </w:rPr>
        <w:t>4024</w:t>
      </w:r>
      <w:r>
        <w:rPr>
          <w:rFonts w:hint="eastAsia" w:ascii="宋体" w:hAnsi="宋体" w:cs="宋体"/>
          <w:sz w:val="24"/>
        </w:rPr>
        <w:t>的处理中，随着施磷量的增加，有效穗数有呈现减少的趋势，但并未达到显著性，而在沅陵地区的中嘉早</w:t>
      </w:r>
      <w:r>
        <w:rPr>
          <w:rFonts w:hint="eastAsia" w:ascii="Times New Roman" w:hAnsi="Times New Roman" w:cs="宋体"/>
          <w:sz w:val="24"/>
        </w:rPr>
        <w:t>17</w:t>
      </w:r>
      <w:r>
        <w:rPr>
          <w:rFonts w:hint="eastAsia" w:ascii="宋体" w:hAnsi="宋体" w:cs="宋体"/>
          <w:sz w:val="24"/>
        </w:rPr>
        <w:t>的全部处理也有类似的趋势。株两优</w:t>
      </w:r>
      <w:r>
        <w:rPr>
          <w:rFonts w:hint="eastAsia" w:ascii="Times New Roman" w:hAnsi="Times New Roman" w:cs="宋体"/>
          <w:sz w:val="24"/>
        </w:rPr>
        <w:t>4024</w:t>
      </w:r>
      <w:r>
        <w:rPr>
          <w:rFonts w:hint="eastAsia" w:ascii="宋体" w:hAnsi="宋体" w:cs="宋体"/>
          <w:sz w:val="24"/>
        </w:rPr>
        <w:t>在沅陵地区的处理中</w:t>
      </w:r>
      <w:r>
        <w:rPr>
          <w:rFonts w:hint="eastAsia" w:ascii="Times New Roman" w:hAnsi="Times New Roman" w:cs="宋体"/>
          <w:sz w:val="24"/>
        </w:rPr>
        <w:t>P30</w:t>
      </w:r>
      <w:r>
        <w:rPr>
          <w:rFonts w:hint="eastAsia" w:ascii="宋体" w:hAnsi="宋体" w:cs="宋体"/>
          <w:sz w:val="24"/>
        </w:rPr>
        <w:t>平均有效穗数最多，从</w:t>
      </w:r>
      <w:r>
        <w:rPr>
          <w:rFonts w:hint="eastAsia" w:ascii="宋体" w:hAnsi="宋体" w:cs="宋体"/>
          <w:sz w:val="24"/>
        </w:rPr>
        <w:fldChar w:fldCharType="begin"/>
      </w:r>
      <w:r>
        <w:rPr>
          <w:rFonts w:hint="eastAsia" w:ascii="宋体" w:hAnsi="宋体" w:cs="宋体"/>
          <w:sz w:val="24"/>
        </w:rPr>
        <w:instrText xml:space="preserve"> REF _Ref229423636 \h </w:instrText>
      </w:r>
      <w:r>
        <w:rPr>
          <w:rFonts w:hint="eastAsia" w:ascii="宋体" w:hAnsi="宋体" w:cs="宋体"/>
          <w:sz w:val="24"/>
        </w:rPr>
        <w:fldChar w:fldCharType="separate"/>
      </w:r>
      <w:r>
        <w:rPr>
          <w:rFonts w:hint="eastAsia"/>
        </w:rPr>
        <w:t>表</w:t>
      </w:r>
      <w:r>
        <w:rPr>
          <w:rFonts w:hint="eastAsia" w:ascii="Times New Roman" w:hAnsi="Times New Roman"/>
        </w:rPr>
        <w:t>3</w:t>
      </w:r>
      <w:r>
        <w:rPr>
          <w:rFonts w:hint="eastAsia"/>
        </w:rPr>
        <w:t xml:space="preserve">- </w:t>
      </w:r>
      <w:r>
        <w:rPr>
          <w:rFonts w:hint="eastAsia" w:ascii="Times New Roman" w:hAnsi="Times New Roman"/>
        </w:rPr>
        <w:t>1</w:t>
      </w:r>
      <w:r>
        <w:rPr>
          <w:rFonts w:hint="eastAsia"/>
        </w:rPr>
        <w:t xml:space="preserve"> </w:t>
      </w:r>
      <w:r>
        <w:t>不同磷肥施用量下水稻的产量性状</w:t>
      </w:r>
      <w:r>
        <w:rPr>
          <w:rFonts w:hint="eastAsia" w:ascii="宋体" w:hAnsi="宋体" w:cs="宋体"/>
          <w:sz w:val="24"/>
        </w:rPr>
        <w:fldChar w:fldCharType="end"/>
      </w:r>
      <w:r>
        <w:rPr>
          <w:rFonts w:hint="eastAsia" w:ascii="宋体" w:hAnsi="宋体" w:cs="宋体"/>
          <w:sz w:val="24"/>
        </w:rPr>
        <w:t>中可以看到，为</w:t>
      </w:r>
      <w:r>
        <w:rPr>
          <w:rFonts w:hint="eastAsia" w:ascii="Times New Roman" w:hAnsi="Times New Roman" w:cs="宋体"/>
          <w:sz w:val="24"/>
        </w:rPr>
        <w:t>48</w:t>
      </w:r>
      <w:r>
        <w:rPr>
          <w:rFonts w:hint="eastAsia" w:ascii="宋体" w:hAnsi="宋体" w:cs="宋体"/>
          <w:sz w:val="24"/>
        </w:rPr>
        <w:t>.</w:t>
      </w:r>
      <w:r>
        <w:rPr>
          <w:rFonts w:hint="eastAsia" w:ascii="Times New Roman" w:hAnsi="Times New Roman" w:cs="宋体"/>
          <w:sz w:val="24"/>
        </w:rPr>
        <w:t>76</w:t>
      </w:r>
      <w:r>
        <w:rPr>
          <w:rFonts w:hint="eastAsia" w:ascii="宋体" w:hAnsi="宋体" w:cs="宋体"/>
          <w:sz w:val="24"/>
        </w:rPr>
        <w:t>×</w:t>
      </w:r>
      <w:r>
        <w:rPr>
          <w:rFonts w:hint="eastAsia" w:ascii="Times New Roman" w:hAnsi="Times New Roman" w:cs="宋体"/>
          <w:sz w:val="24"/>
        </w:rPr>
        <w:t>105</w:t>
      </w:r>
      <w:r>
        <w:rPr>
          <w:rFonts w:hint="eastAsia" w:ascii="宋体" w:hAnsi="宋体" w:cs="宋体"/>
          <w:sz w:val="24"/>
        </w:rPr>
        <w:t>/</w:t>
      </w:r>
      <w:r>
        <w:rPr>
          <w:rFonts w:hint="eastAsia" w:ascii="Times New Roman" w:hAnsi="Times New Roman" w:cs="宋体"/>
          <w:sz w:val="24"/>
        </w:rPr>
        <w:t>hm2</w:t>
      </w:r>
      <w:r>
        <w:rPr>
          <w:rFonts w:hint="eastAsia" w:ascii="宋体" w:hAnsi="宋体" w:cs="宋体"/>
          <w:sz w:val="24"/>
        </w:rPr>
        <w:t>，</w:t>
      </w:r>
      <w:r>
        <w:rPr>
          <w:rFonts w:hint="eastAsia" w:ascii="Times New Roman" w:hAnsi="Times New Roman" w:cs="宋体"/>
          <w:sz w:val="24"/>
        </w:rPr>
        <w:t>P60</w:t>
      </w:r>
      <w:r>
        <w:rPr>
          <w:rFonts w:hint="eastAsia" w:ascii="宋体" w:hAnsi="宋体" w:cs="宋体"/>
          <w:sz w:val="24"/>
        </w:rPr>
        <w:t>最少，为</w:t>
      </w:r>
      <w:r>
        <w:rPr>
          <w:rFonts w:hint="eastAsia" w:ascii="Times New Roman" w:hAnsi="Times New Roman" w:cs="宋体"/>
          <w:sz w:val="24"/>
        </w:rPr>
        <w:t>40</w:t>
      </w:r>
      <w:r>
        <w:rPr>
          <w:rFonts w:hint="eastAsia" w:ascii="宋体" w:hAnsi="宋体" w:cs="宋体"/>
          <w:sz w:val="24"/>
        </w:rPr>
        <w:t>.</w:t>
      </w:r>
      <w:r>
        <w:rPr>
          <w:rFonts w:hint="eastAsia" w:ascii="Times New Roman" w:hAnsi="Times New Roman" w:cs="宋体"/>
          <w:sz w:val="24"/>
        </w:rPr>
        <w:t>64</w:t>
      </w:r>
      <w:r>
        <w:rPr>
          <w:rFonts w:hint="eastAsia" w:ascii="宋体" w:hAnsi="宋体" w:cs="宋体"/>
          <w:sz w:val="24"/>
        </w:rPr>
        <w:t>×</w:t>
      </w:r>
      <w:r>
        <w:rPr>
          <w:rFonts w:hint="eastAsia" w:ascii="Times New Roman" w:hAnsi="Times New Roman" w:cs="宋体"/>
          <w:sz w:val="24"/>
        </w:rPr>
        <w:t>105</w:t>
      </w:r>
      <w:r>
        <w:rPr>
          <w:rFonts w:hint="eastAsia" w:ascii="宋体" w:hAnsi="宋体" w:cs="宋体"/>
          <w:sz w:val="24"/>
        </w:rPr>
        <w:t>/</w:t>
      </w:r>
      <w:r>
        <w:rPr>
          <w:rFonts w:hint="eastAsia" w:ascii="Times New Roman" w:hAnsi="Times New Roman" w:cs="宋体"/>
          <w:sz w:val="24"/>
        </w:rPr>
        <w:t>hm2</w:t>
      </w:r>
      <w:r>
        <w:rPr>
          <w:rFonts w:hint="eastAsia" w:ascii="宋体" w:hAnsi="宋体" w:cs="宋体"/>
          <w:sz w:val="24"/>
        </w:rPr>
        <w:t>，</w:t>
      </w:r>
      <w:r>
        <w:rPr>
          <w:rFonts w:hint="eastAsia" w:ascii="Times New Roman" w:hAnsi="Times New Roman" w:cs="宋体"/>
          <w:sz w:val="24"/>
        </w:rPr>
        <w:t>P0</w:t>
      </w:r>
      <w:r>
        <w:rPr>
          <w:rFonts w:hint="eastAsia" w:ascii="宋体" w:hAnsi="宋体" w:cs="宋体"/>
          <w:sz w:val="24"/>
        </w:rPr>
        <w:t>和</w:t>
      </w:r>
      <w:r>
        <w:rPr>
          <w:rFonts w:hint="eastAsia" w:ascii="Times New Roman" w:hAnsi="Times New Roman" w:cs="宋体"/>
          <w:sz w:val="24"/>
        </w:rPr>
        <w:t>P90</w:t>
      </w:r>
      <w:r>
        <w:rPr>
          <w:rFonts w:hint="eastAsia" w:ascii="宋体" w:hAnsi="宋体" w:cs="宋体"/>
          <w:sz w:val="24"/>
        </w:rPr>
        <w:t>处理居中。总之，可以推断随着磷肥施用量的增加，对水稻有效穗数有一定的负面影响，但其影响并不显著。</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8"/>
        <w:gridCol w:w="4596"/>
      </w:tblGrid>
      <w:tr w14:paraId="28727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87" w:type="dxa"/>
            <w:tcBorders>
              <w:tl2br w:val="nil"/>
              <w:tr2bl w:val="nil"/>
            </w:tcBorders>
          </w:tcPr>
          <w:p w14:paraId="69D301B4">
            <w:pPr>
              <w:rPr>
                <w:rFonts w:hint="eastAsia" w:eastAsia="宋体"/>
                <w:lang w:eastAsia="zh-CN"/>
              </w:rPr>
            </w:pPr>
            <w:r>
              <w:rPr>
                <w:rFonts w:hint="eastAsia" w:eastAsia="宋体"/>
                <w:lang w:eastAsia="zh-CN"/>
              </w:rPr>
              <w:drawing>
                <wp:inline distT="0" distB="0" distL="114300" distR="114300">
                  <wp:extent cx="2767330" cy="1645920"/>
                  <wp:effectExtent l="0" t="0" r="1270" b="5080"/>
                  <wp:docPr id="1" name="图片 1" descr="长沙有效穗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长沙有效穗数"/>
                          <pic:cNvPicPr>
                            <a:picLocks noChangeAspect="1"/>
                          </pic:cNvPicPr>
                        </pic:nvPicPr>
                        <pic:blipFill>
                          <a:blip r:embed="rId11"/>
                          <a:stretch>
                            <a:fillRect/>
                          </a:stretch>
                        </pic:blipFill>
                        <pic:spPr>
                          <a:xfrm>
                            <a:off x="0" y="0"/>
                            <a:ext cx="2767330" cy="1645920"/>
                          </a:xfrm>
                          <a:prstGeom prst="rect">
                            <a:avLst/>
                          </a:prstGeom>
                        </pic:spPr>
                      </pic:pic>
                    </a:graphicData>
                  </a:graphic>
                </wp:inline>
              </w:drawing>
            </w:r>
          </w:p>
        </w:tc>
        <w:tc>
          <w:tcPr>
            <w:tcW w:w="4587" w:type="dxa"/>
            <w:tcBorders>
              <w:tl2br w:val="nil"/>
              <w:tr2bl w:val="nil"/>
            </w:tcBorders>
          </w:tcPr>
          <w:p w14:paraId="2FBF5AB2">
            <w:r>
              <w:rPr>
                <w:rStyle w:val="19"/>
                <w:szCs w:val="24"/>
              </w:rPr>
              <w:drawing>
                <wp:inline distT="0" distB="0" distL="114300" distR="114300">
                  <wp:extent cx="2773045" cy="1622425"/>
                  <wp:effectExtent l="0" t="0" r="8255" b="3175"/>
                  <wp:docPr id="2" name="图片 2" descr="沅陵有效穗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沅陵有效穗数"/>
                          <pic:cNvPicPr>
                            <a:picLocks noChangeAspect="1"/>
                          </pic:cNvPicPr>
                        </pic:nvPicPr>
                        <pic:blipFill>
                          <a:blip r:embed="rId12"/>
                          <a:stretch>
                            <a:fillRect/>
                          </a:stretch>
                        </pic:blipFill>
                        <pic:spPr>
                          <a:xfrm>
                            <a:off x="0" y="0"/>
                            <a:ext cx="2773045" cy="1622425"/>
                          </a:xfrm>
                          <a:prstGeom prst="rect">
                            <a:avLst/>
                          </a:prstGeom>
                        </pic:spPr>
                      </pic:pic>
                    </a:graphicData>
                  </a:graphic>
                </wp:inline>
              </w:drawing>
            </w:r>
            <w:r>
              <w:rPr>
                <w:rStyle w:val="19"/>
                <w:szCs w:val="24"/>
              </w:rPr>
              <w:commentReference w:id="2"/>
            </w:r>
          </w:p>
        </w:tc>
      </w:tr>
    </w:tbl>
    <w:p w14:paraId="37206741">
      <w:pPr>
        <w:pStyle w:val="3"/>
        <w:jc w:val="center"/>
        <w:rPr>
          <w:rFonts w:hint="eastAsia"/>
        </w:rPr>
      </w:pPr>
      <w:bookmarkStart w:id="19" w:name="_Ref1905"/>
      <w:r>
        <w:t xml:space="preserve">图 </w:t>
      </w:r>
      <w:r>
        <w:fldChar w:fldCharType="begin"/>
      </w:r>
      <w:r>
        <w:instrText xml:space="preserve"> SEQ 图 \* ARABIC </w:instrText>
      </w:r>
      <w:r>
        <w:fldChar w:fldCharType="separate"/>
      </w:r>
      <w:r>
        <w:rPr>
          <w:rFonts w:ascii="Times New Roman" w:hAnsi="Times New Roman"/>
        </w:rPr>
        <w:t>3</w:t>
      </w:r>
      <w:r>
        <w:fldChar w:fldCharType="end"/>
      </w:r>
      <w:bookmarkEnd w:id="19"/>
      <w:r>
        <w:rPr>
          <w:rFonts w:hint="eastAsia"/>
        </w:rPr>
        <w:t xml:space="preserve"> 不同磷肥施用量下水稻的有效穗数</w:t>
      </w:r>
    </w:p>
    <w:p w14:paraId="193D81D8">
      <w:pPr>
        <w:jc w:val="center"/>
      </w:pPr>
      <w:r>
        <w:rPr>
          <w:rFonts w:ascii="Times New Roman" w:hAnsi="Times New Roman"/>
        </w:rPr>
        <w:t>Fig</w:t>
      </w:r>
      <w:r>
        <w:t>.</w:t>
      </w:r>
      <w:r>
        <w:rPr>
          <w:rFonts w:ascii="Times New Roman" w:hAnsi="Times New Roman"/>
        </w:rPr>
        <w:t>2</w:t>
      </w:r>
      <w:r>
        <w:t xml:space="preserve"> </w:t>
      </w:r>
      <w:r>
        <w:rPr>
          <w:rFonts w:ascii="Times New Roman" w:hAnsi="Times New Roman"/>
        </w:rPr>
        <w:t>Effective</w:t>
      </w:r>
      <w:r>
        <w:t xml:space="preserve"> </w:t>
      </w:r>
      <w:r>
        <w:rPr>
          <w:rFonts w:ascii="Times New Roman" w:hAnsi="Times New Roman"/>
        </w:rPr>
        <w:t>panicle</w:t>
      </w:r>
      <w:r>
        <w:t xml:space="preserve"> </w:t>
      </w:r>
      <w:r>
        <w:rPr>
          <w:rFonts w:ascii="Times New Roman" w:hAnsi="Times New Roman"/>
        </w:rPr>
        <w:t>number</w:t>
      </w:r>
      <w:r>
        <w:t xml:space="preserve"> </w:t>
      </w:r>
      <w:r>
        <w:rPr>
          <w:rFonts w:ascii="Times New Roman" w:hAnsi="Times New Roman"/>
        </w:rPr>
        <w:t>of</w:t>
      </w:r>
      <w:r>
        <w:t xml:space="preserve"> </w:t>
      </w:r>
      <w:r>
        <w:rPr>
          <w:rFonts w:ascii="Times New Roman" w:hAnsi="Times New Roman"/>
        </w:rPr>
        <w:t>rice</w:t>
      </w:r>
      <w:r>
        <w:t xml:space="preserve"> </w:t>
      </w:r>
      <w:r>
        <w:rPr>
          <w:rFonts w:ascii="Times New Roman" w:hAnsi="Times New Roman"/>
        </w:rPr>
        <w:t>under</w:t>
      </w:r>
      <w:r>
        <w:t xml:space="preserve"> </w:t>
      </w:r>
      <w:r>
        <w:rPr>
          <w:rFonts w:ascii="Times New Roman" w:hAnsi="Times New Roman"/>
        </w:rPr>
        <w:t>different</w:t>
      </w:r>
      <w:r>
        <w:t xml:space="preserve"> </w:t>
      </w:r>
      <w:r>
        <w:rPr>
          <w:rFonts w:ascii="Times New Roman" w:hAnsi="Times New Roman"/>
        </w:rPr>
        <w:t>phosphorus</w:t>
      </w:r>
      <w:r>
        <w:t xml:space="preserve"> </w:t>
      </w:r>
      <w:r>
        <w:rPr>
          <w:rFonts w:ascii="Times New Roman" w:hAnsi="Times New Roman"/>
        </w:rPr>
        <w:t>fertilizer</w:t>
      </w:r>
      <w:r>
        <w:t xml:space="preserve"> </w:t>
      </w:r>
      <w:r>
        <w:rPr>
          <w:rFonts w:ascii="Times New Roman" w:hAnsi="Times New Roman"/>
        </w:rPr>
        <w:t>application</w:t>
      </w:r>
      <w:r>
        <w:t xml:space="preserve"> </w:t>
      </w:r>
      <w:r>
        <w:rPr>
          <w:rFonts w:ascii="Times New Roman" w:hAnsi="Times New Roman"/>
        </w:rPr>
        <w:t>rates</w:t>
      </w:r>
    </w:p>
    <w:p w14:paraId="23E66D32">
      <w:pPr>
        <w:widowControl/>
        <w:shd w:val="clear" w:color="auto" w:fill="FFFFFF"/>
        <w:spacing w:line="440" w:lineRule="exact"/>
        <w:jc w:val="left"/>
        <w:outlineLvl w:val="2"/>
        <w:rPr>
          <w:rFonts w:eastAsia="黑体"/>
          <w:color w:val="333333"/>
          <w:kern w:val="0"/>
          <w:sz w:val="24"/>
          <w:szCs w:val="22"/>
        </w:rPr>
      </w:pPr>
      <w:bookmarkStart w:id="20" w:name="_Toc4344"/>
      <w:r>
        <w:rPr>
          <w:rFonts w:hint="eastAsia" w:ascii="Times New Roman" w:hAnsi="Times New Roman" w:eastAsia="黑体"/>
          <w:color w:val="333333"/>
          <w:kern w:val="0"/>
          <w:sz w:val="24"/>
          <w:szCs w:val="22"/>
        </w:rPr>
        <w:t>3</w:t>
      </w:r>
      <w:r>
        <w:rPr>
          <w:rFonts w:hint="eastAsia" w:eastAsia="黑体"/>
          <w:color w:val="333333"/>
          <w:kern w:val="0"/>
          <w:sz w:val="24"/>
          <w:szCs w:val="22"/>
        </w:rPr>
        <w:t>.</w:t>
      </w:r>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2</w:t>
      </w:r>
      <w:r>
        <w:rPr>
          <w:rFonts w:hint="eastAsia" w:eastAsia="黑体"/>
          <w:color w:val="333333"/>
          <w:kern w:val="0"/>
          <w:sz w:val="24"/>
          <w:szCs w:val="22"/>
        </w:rPr>
        <w:t xml:space="preserve"> 磷肥不同施用量对水稻每穗粒数的影响</w:t>
      </w:r>
      <w:bookmarkEnd w:id="20"/>
    </w:p>
    <w:p w14:paraId="08321BA3">
      <w:pPr>
        <w:widowControl/>
        <w:shd w:val="clear" w:color="auto" w:fill="FFFFFF"/>
        <w:spacing w:line="440" w:lineRule="exact"/>
        <w:jc w:val="left"/>
        <w:rPr>
          <w:rFonts w:hint="eastAsia" w:ascii="宋体" w:hAnsi="宋体" w:cs="宋体"/>
          <w:sz w:val="24"/>
        </w:rPr>
      </w:pPr>
      <w:r>
        <w:rPr>
          <w:rFonts w:hint="eastAsia" w:eastAsia="黑体"/>
          <w:color w:val="333333"/>
          <w:kern w:val="0"/>
          <w:sz w:val="24"/>
          <w:szCs w:val="22"/>
        </w:rPr>
        <w:t xml:space="preserve">    </w:t>
      </w:r>
      <w:r>
        <w:rPr>
          <w:rFonts w:hint="eastAsia" w:ascii="宋体" w:hAnsi="宋体" w:cs="宋体"/>
          <w:sz w:val="24"/>
        </w:rPr>
        <w:t>水稻每穗粒数的多少直接决定了水稻单穗的产量潜力，是水稻产量构成的重要因素。从</w:t>
      </w:r>
      <w:r>
        <w:rPr>
          <w:rFonts w:hint="eastAsia" w:ascii="宋体" w:hAnsi="宋体" w:cs="宋体"/>
          <w:sz w:val="24"/>
          <w:lang w:eastAsia="zh-CN"/>
        </w:rPr>
        <w:fldChar w:fldCharType="begin"/>
      </w:r>
      <w:r>
        <w:rPr>
          <w:rFonts w:hint="eastAsia" w:ascii="宋体" w:hAnsi="宋体" w:cs="宋体"/>
          <w:sz w:val="24"/>
          <w:lang w:eastAsia="zh-CN"/>
        </w:rPr>
        <w:instrText xml:space="preserve"> REF _Ref3080 \h </w:instrText>
      </w:r>
      <w:r>
        <w:rPr>
          <w:rFonts w:hint="eastAsia" w:ascii="宋体" w:hAnsi="宋体" w:cs="宋体"/>
          <w:sz w:val="24"/>
          <w:lang w:eastAsia="zh-CN"/>
        </w:rPr>
        <w:fldChar w:fldCharType="separate"/>
      </w:r>
      <w:r>
        <w:t xml:space="preserve">图 </w:t>
      </w:r>
      <w:r>
        <w:rPr>
          <w:rFonts w:ascii="Times New Roman" w:hAnsi="Times New Roman"/>
        </w:rPr>
        <w:t>4</w:t>
      </w:r>
      <w:r>
        <w:rPr>
          <w:rFonts w:hint="eastAsia" w:ascii="宋体" w:hAnsi="宋体" w:cs="宋体"/>
          <w:sz w:val="24"/>
          <w:lang w:eastAsia="zh-CN"/>
        </w:rPr>
        <w:fldChar w:fldCharType="end"/>
      </w:r>
      <w:r>
        <w:rPr>
          <w:rFonts w:hint="eastAsia" w:ascii="宋体" w:hAnsi="宋体" w:cs="宋体"/>
          <w:sz w:val="24"/>
        </w:rPr>
        <w:t>可以看出，在长沙地区，中嘉早</w:t>
      </w:r>
      <w:r>
        <w:rPr>
          <w:rFonts w:hint="eastAsia" w:ascii="Times New Roman" w:hAnsi="Times New Roman" w:cs="宋体"/>
          <w:sz w:val="24"/>
        </w:rPr>
        <w:t>17</w:t>
      </w:r>
      <w:r>
        <w:rPr>
          <w:rFonts w:hint="eastAsia" w:ascii="宋体" w:hAnsi="宋体" w:cs="宋体"/>
          <w:sz w:val="24"/>
        </w:rPr>
        <w:t>在</w:t>
      </w:r>
      <w:r>
        <w:rPr>
          <w:rFonts w:hint="eastAsia" w:ascii="Times New Roman" w:hAnsi="Times New Roman" w:cs="宋体"/>
          <w:sz w:val="24"/>
        </w:rPr>
        <w:t>P30</w:t>
      </w:r>
      <w:r>
        <w:rPr>
          <w:rFonts w:hint="eastAsia" w:ascii="宋体" w:hAnsi="宋体" w:cs="宋体"/>
          <w:sz w:val="24"/>
        </w:rPr>
        <w:t>处理下每穗粒数达到最高，而株两优</w:t>
      </w:r>
      <w:r>
        <w:rPr>
          <w:rFonts w:hint="eastAsia" w:ascii="Times New Roman" w:hAnsi="Times New Roman" w:cs="宋体"/>
          <w:sz w:val="24"/>
        </w:rPr>
        <w:t>4024</w:t>
      </w:r>
      <w:r>
        <w:rPr>
          <w:rFonts w:hint="eastAsia" w:ascii="宋体" w:hAnsi="宋体" w:cs="宋体"/>
          <w:sz w:val="24"/>
        </w:rPr>
        <w:t>在</w:t>
      </w:r>
      <w:r>
        <w:rPr>
          <w:rFonts w:hint="eastAsia" w:ascii="Times New Roman" w:hAnsi="Times New Roman" w:cs="宋体"/>
          <w:sz w:val="24"/>
        </w:rPr>
        <w:t>P60</w:t>
      </w:r>
      <w:r>
        <w:rPr>
          <w:rFonts w:hint="eastAsia" w:ascii="宋体" w:hAnsi="宋体" w:cs="宋体"/>
          <w:sz w:val="24"/>
        </w:rPr>
        <w:t>处理下达到最高，且从图中可以看出每穗粒数随着施磷量的增加呈现先增多后减少的趋势，但施磷量对其影响并不显著。</w:t>
      </w:r>
    </w:p>
    <w:p w14:paraId="5984FF76">
      <w:pPr>
        <w:widowControl/>
        <w:shd w:val="clear" w:color="auto" w:fill="FFFFFF"/>
        <w:spacing w:line="440" w:lineRule="exact"/>
        <w:ind w:firstLine="480" w:firstLineChars="200"/>
        <w:jc w:val="left"/>
        <w:rPr>
          <w:rFonts w:hint="eastAsia" w:ascii="宋体" w:hAnsi="宋体" w:cs="宋体"/>
          <w:sz w:val="24"/>
        </w:rPr>
      </w:pPr>
      <w:r>
        <w:rPr>
          <w:rFonts w:hint="eastAsia" w:ascii="宋体" w:hAnsi="宋体" w:cs="宋体"/>
          <w:sz w:val="24"/>
        </w:rPr>
        <w:t>在沅陵地区，中嘉早</w:t>
      </w:r>
      <w:r>
        <w:rPr>
          <w:rFonts w:hint="eastAsia" w:ascii="Times New Roman" w:hAnsi="Times New Roman" w:cs="宋体"/>
          <w:sz w:val="24"/>
        </w:rPr>
        <w:t>17</w:t>
      </w:r>
      <w:r>
        <w:rPr>
          <w:rFonts w:hint="eastAsia" w:ascii="宋体" w:hAnsi="宋体" w:cs="宋体"/>
          <w:sz w:val="24"/>
        </w:rPr>
        <w:t>的</w:t>
      </w:r>
      <w:r>
        <w:rPr>
          <w:rFonts w:hint="eastAsia" w:ascii="Times New Roman" w:hAnsi="Times New Roman" w:cs="宋体"/>
          <w:sz w:val="24"/>
        </w:rPr>
        <w:t>P0</w:t>
      </w:r>
      <w:r>
        <w:rPr>
          <w:rFonts w:hint="eastAsia" w:ascii="宋体" w:hAnsi="宋体" w:cs="宋体"/>
          <w:sz w:val="24"/>
        </w:rPr>
        <w:t>处理每穗粒数最低，为每穗</w:t>
      </w:r>
      <w:r>
        <w:rPr>
          <w:rFonts w:hint="eastAsia" w:ascii="Times New Roman" w:hAnsi="Times New Roman" w:cs="宋体"/>
          <w:sz w:val="24"/>
        </w:rPr>
        <w:t>144</w:t>
      </w:r>
      <w:r>
        <w:rPr>
          <w:rFonts w:hint="eastAsia" w:ascii="宋体" w:hAnsi="宋体" w:cs="宋体"/>
          <w:sz w:val="24"/>
        </w:rPr>
        <w:t>.</w:t>
      </w:r>
      <w:r>
        <w:rPr>
          <w:rFonts w:hint="eastAsia" w:ascii="Times New Roman" w:hAnsi="Times New Roman" w:cs="宋体"/>
          <w:sz w:val="24"/>
        </w:rPr>
        <w:t>77</w:t>
      </w:r>
      <w:r>
        <w:rPr>
          <w:rFonts w:hint="eastAsia" w:ascii="宋体" w:hAnsi="宋体" w:cs="宋体"/>
          <w:sz w:val="24"/>
        </w:rPr>
        <w:t>粒，随着施磷量的增加，每穗粒数不断增加，最后在</w:t>
      </w:r>
      <w:r>
        <w:rPr>
          <w:rFonts w:hint="eastAsia" w:ascii="Times New Roman" w:hAnsi="Times New Roman" w:cs="宋体"/>
          <w:sz w:val="24"/>
        </w:rPr>
        <w:t>P90</w:t>
      </w:r>
      <w:r>
        <w:rPr>
          <w:rFonts w:hint="eastAsia" w:ascii="宋体" w:hAnsi="宋体" w:cs="宋体"/>
          <w:sz w:val="24"/>
        </w:rPr>
        <w:t>处理</w:t>
      </w:r>
      <w:del w:id="21" w:author="奕霖 李" w:date="2026-05-12T20:30:00Z">
        <w:r>
          <w:rPr>
            <w:rFonts w:hint="eastAsia" w:ascii="宋体" w:hAnsi="宋体" w:cs="宋体"/>
            <w:sz w:val="24"/>
          </w:rPr>
          <w:delText>中</w:delText>
        </w:r>
      </w:del>
      <w:r>
        <w:rPr>
          <w:rFonts w:hint="eastAsia" w:ascii="宋体" w:hAnsi="宋体" w:cs="宋体"/>
          <w:sz w:val="24"/>
        </w:rPr>
        <w:t>达到最高</w:t>
      </w:r>
      <w:ins w:id="22" w:author="奕霖 李" w:date="2026-05-12T20:29:00Z">
        <w:r>
          <w:rPr>
            <w:rFonts w:hint="eastAsia" w:ascii="宋体" w:hAnsi="宋体" w:cs="宋体"/>
            <w:sz w:val="24"/>
          </w:rPr>
          <w:t>，</w:t>
        </w:r>
      </w:ins>
      <w:ins w:id="23" w:author="奕霖 李" w:date="2026-05-12T20:30:00Z">
        <w:r>
          <w:rPr>
            <w:rFonts w:hint="eastAsia" w:ascii="宋体" w:hAnsi="宋体" w:cs="宋体"/>
            <w:sz w:val="24"/>
          </w:rPr>
          <w:t>为</w:t>
        </w:r>
      </w:ins>
      <w:del w:id="24" w:author="奕霖 李" w:date="2026-05-12T20:29:00Z">
        <w:r>
          <w:rPr>
            <w:rFonts w:hint="eastAsia" w:ascii="宋体" w:hAnsi="宋体" w:cs="宋体"/>
            <w:sz w:val="24"/>
          </w:rPr>
          <w:delText>的</w:delText>
        </w:r>
      </w:del>
      <w:r>
        <w:rPr>
          <w:rFonts w:hint="eastAsia" w:ascii="宋体" w:hAnsi="宋体" w:cs="宋体"/>
          <w:sz w:val="24"/>
        </w:rPr>
        <w:t>每穗</w:t>
      </w:r>
      <w:r>
        <w:rPr>
          <w:rFonts w:hint="eastAsia" w:ascii="Times New Roman" w:hAnsi="Times New Roman" w:cs="宋体"/>
          <w:sz w:val="24"/>
        </w:rPr>
        <w:t>177</w:t>
      </w:r>
      <w:r>
        <w:rPr>
          <w:rFonts w:hint="eastAsia" w:ascii="宋体" w:hAnsi="宋体" w:cs="宋体"/>
          <w:sz w:val="24"/>
        </w:rPr>
        <w:t>.</w:t>
      </w:r>
      <w:r>
        <w:rPr>
          <w:rFonts w:hint="eastAsia" w:ascii="Times New Roman" w:hAnsi="Times New Roman" w:cs="宋体"/>
          <w:sz w:val="24"/>
        </w:rPr>
        <w:t>72</w:t>
      </w:r>
      <w:r>
        <w:rPr>
          <w:rFonts w:hint="eastAsia" w:ascii="宋体" w:hAnsi="宋体" w:cs="宋体"/>
          <w:sz w:val="24"/>
        </w:rPr>
        <w:t>粒，较</w:t>
      </w:r>
      <w:r>
        <w:rPr>
          <w:rFonts w:hint="eastAsia" w:ascii="Times New Roman" w:hAnsi="Times New Roman" w:cs="宋体"/>
          <w:sz w:val="24"/>
        </w:rPr>
        <w:t>P0</w:t>
      </w:r>
      <w:r>
        <w:rPr>
          <w:rFonts w:hint="eastAsia" w:ascii="宋体" w:hAnsi="宋体" w:cs="宋体"/>
          <w:sz w:val="24"/>
        </w:rPr>
        <w:t>增加</w:t>
      </w:r>
      <w:r>
        <w:rPr>
          <w:rFonts w:hint="eastAsia" w:ascii="Times New Roman" w:hAnsi="Times New Roman" w:cs="宋体"/>
          <w:sz w:val="24"/>
        </w:rPr>
        <w:t>22</w:t>
      </w:r>
      <w:r>
        <w:rPr>
          <w:rFonts w:hint="eastAsia" w:ascii="宋体" w:hAnsi="宋体" w:cs="宋体"/>
          <w:sz w:val="24"/>
        </w:rPr>
        <w:t>.</w:t>
      </w:r>
      <w:r>
        <w:rPr>
          <w:rFonts w:hint="eastAsia" w:ascii="Times New Roman" w:hAnsi="Times New Roman" w:cs="宋体"/>
          <w:sz w:val="24"/>
        </w:rPr>
        <w:t>76</w:t>
      </w:r>
      <w:r>
        <w:rPr>
          <w:rFonts w:hint="eastAsia" w:ascii="宋体" w:hAnsi="宋体" w:cs="宋体"/>
          <w:sz w:val="24"/>
        </w:rPr>
        <w:t>%。株两优</w:t>
      </w:r>
      <w:r>
        <w:rPr>
          <w:rFonts w:hint="eastAsia" w:ascii="Times New Roman" w:hAnsi="Times New Roman" w:cs="宋体"/>
          <w:sz w:val="24"/>
        </w:rPr>
        <w:t>4024</w:t>
      </w:r>
      <w:r>
        <w:rPr>
          <w:rFonts w:hint="eastAsia" w:ascii="宋体" w:hAnsi="宋体" w:cs="宋体"/>
          <w:sz w:val="24"/>
        </w:rPr>
        <w:t>则是在</w:t>
      </w:r>
      <w:r>
        <w:rPr>
          <w:rFonts w:hint="eastAsia" w:ascii="Times New Roman" w:hAnsi="Times New Roman" w:cs="宋体"/>
          <w:sz w:val="24"/>
        </w:rPr>
        <w:t>P30</w:t>
      </w:r>
      <w:r>
        <w:rPr>
          <w:rFonts w:hint="eastAsia" w:ascii="宋体" w:hAnsi="宋体" w:cs="宋体"/>
          <w:sz w:val="24"/>
        </w:rPr>
        <w:t>处理达到最高，然后逐渐减少。</w:t>
      </w:r>
    </w:p>
    <w:p w14:paraId="710A7C33">
      <w:pPr>
        <w:widowControl/>
        <w:shd w:val="clear" w:color="auto" w:fill="FFFFFF"/>
        <w:spacing w:line="440" w:lineRule="exact"/>
        <w:ind w:firstLine="482"/>
        <w:jc w:val="left"/>
        <w:rPr>
          <w:rFonts w:hint="eastAsia" w:ascii="宋体" w:hAnsi="宋体" w:cs="宋体"/>
          <w:sz w:val="24"/>
        </w:rPr>
      </w:pPr>
      <w:r>
        <w:rPr>
          <w:rFonts w:hint="eastAsia" w:ascii="宋体" w:hAnsi="宋体" w:cs="宋体"/>
          <w:sz w:val="24"/>
        </w:rPr>
        <w:t>总体而言，适当磷肥施用对水稻每穗粒数的增加有</w:t>
      </w:r>
      <w:commentRangeStart w:id="3"/>
      <w:r>
        <w:rPr>
          <w:rFonts w:hint="eastAsia" w:ascii="宋体" w:hAnsi="宋体" w:cs="宋体"/>
          <w:sz w:val="24"/>
        </w:rPr>
        <w:t>积极</w:t>
      </w:r>
      <w:commentRangeEnd w:id="3"/>
      <w:r>
        <w:rPr>
          <w:rStyle w:val="19"/>
          <w:rFonts w:hint="eastAsia" w:ascii="宋体" w:hAnsi="宋体" w:cs="宋体"/>
          <w:sz w:val="24"/>
          <w:szCs w:val="24"/>
        </w:rPr>
        <w:commentReference w:id="3"/>
      </w:r>
      <w:r>
        <w:rPr>
          <w:rFonts w:hint="eastAsia" w:ascii="宋体" w:hAnsi="宋体" w:cs="宋体"/>
          <w:sz w:val="24"/>
        </w:rPr>
        <w:t>的影响，但随着施磷量的增加，其影响会逐渐削弱，过量磷肥施用会产生负面影响，但对其影响都不显著。</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96"/>
        <w:gridCol w:w="4578"/>
      </w:tblGrid>
      <w:tr w14:paraId="51370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87" w:type="dxa"/>
            <w:tcBorders>
              <w:tl2br w:val="nil"/>
              <w:tr2bl w:val="nil"/>
            </w:tcBorders>
          </w:tcPr>
          <w:p w14:paraId="0DC3834F">
            <w:r>
              <w:rPr>
                <w:rFonts w:hint="eastAsia" w:ascii="宋体" w:hAnsi="宋体" w:cs="宋体"/>
                <w:sz w:val="24"/>
              </w:rPr>
              <w:drawing>
                <wp:inline distT="0" distB="0" distL="114300" distR="114300">
                  <wp:extent cx="2771140" cy="1664335"/>
                  <wp:effectExtent l="0" t="0" r="10160" b="12065"/>
                  <wp:docPr id="3" name="图片 3" descr="长沙每穗粒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长沙每穗粒数"/>
                          <pic:cNvPicPr>
                            <a:picLocks noChangeAspect="1"/>
                          </pic:cNvPicPr>
                        </pic:nvPicPr>
                        <pic:blipFill>
                          <a:blip r:embed="rId13"/>
                          <a:stretch>
                            <a:fillRect/>
                          </a:stretch>
                        </pic:blipFill>
                        <pic:spPr>
                          <a:xfrm>
                            <a:off x="0" y="0"/>
                            <a:ext cx="2771140" cy="1664335"/>
                          </a:xfrm>
                          <a:prstGeom prst="rect">
                            <a:avLst/>
                          </a:prstGeom>
                        </pic:spPr>
                      </pic:pic>
                    </a:graphicData>
                  </a:graphic>
                </wp:inline>
              </w:drawing>
            </w:r>
          </w:p>
        </w:tc>
        <w:tc>
          <w:tcPr>
            <w:tcW w:w="4587" w:type="dxa"/>
            <w:tcBorders>
              <w:tl2br w:val="nil"/>
              <w:tr2bl w:val="nil"/>
            </w:tcBorders>
          </w:tcPr>
          <w:p w14:paraId="64EC19B7">
            <w:r>
              <w:rPr>
                <w:rFonts w:hint="eastAsia" w:ascii="宋体" w:hAnsi="宋体" w:cs="宋体"/>
                <w:sz w:val="24"/>
              </w:rPr>
              <w:drawing>
                <wp:inline distT="0" distB="0" distL="114300" distR="114300">
                  <wp:extent cx="2766695" cy="1661795"/>
                  <wp:effectExtent l="0" t="0" r="1905" b="1905"/>
                  <wp:docPr id="4" name="图片 4" descr="沅陵每穗粒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沅陵每穗粒数"/>
                          <pic:cNvPicPr>
                            <a:picLocks noChangeAspect="1"/>
                          </pic:cNvPicPr>
                        </pic:nvPicPr>
                        <pic:blipFill>
                          <a:blip r:embed="rId14"/>
                          <a:stretch>
                            <a:fillRect/>
                          </a:stretch>
                        </pic:blipFill>
                        <pic:spPr>
                          <a:xfrm>
                            <a:off x="0" y="0"/>
                            <a:ext cx="2766695" cy="1661795"/>
                          </a:xfrm>
                          <a:prstGeom prst="rect">
                            <a:avLst/>
                          </a:prstGeom>
                        </pic:spPr>
                      </pic:pic>
                    </a:graphicData>
                  </a:graphic>
                </wp:inline>
              </w:drawing>
            </w:r>
          </w:p>
        </w:tc>
      </w:tr>
    </w:tbl>
    <w:p w14:paraId="67D9F863">
      <w:pPr>
        <w:pStyle w:val="3"/>
        <w:jc w:val="center"/>
        <w:rPr>
          <w:rFonts w:hint="eastAsia"/>
        </w:rPr>
      </w:pPr>
      <w:bookmarkStart w:id="21" w:name="_Ref3080"/>
      <w:r>
        <w:t xml:space="preserve">图 </w:t>
      </w:r>
      <w:r>
        <w:fldChar w:fldCharType="begin"/>
      </w:r>
      <w:r>
        <w:instrText xml:space="preserve"> SEQ 图 \* ARABIC </w:instrText>
      </w:r>
      <w:r>
        <w:fldChar w:fldCharType="separate"/>
      </w:r>
      <w:r>
        <w:rPr>
          <w:rFonts w:ascii="Times New Roman" w:hAnsi="Times New Roman"/>
        </w:rPr>
        <w:t>4</w:t>
      </w:r>
      <w:r>
        <w:fldChar w:fldCharType="end"/>
      </w:r>
      <w:bookmarkEnd w:id="21"/>
      <w:r>
        <w:rPr>
          <w:rFonts w:hint="eastAsia"/>
        </w:rPr>
        <w:t xml:space="preserve"> 不同磷肥施用量下水稻的每穗粒数</w:t>
      </w:r>
    </w:p>
    <w:p w14:paraId="70298487">
      <w:pPr>
        <w:jc w:val="center"/>
        <w:rPr>
          <w:rFonts w:hint="eastAsia" w:ascii="宋体" w:hAnsi="宋体" w:cs="宋体"/>
          <w:sz w:val="24"/>
        </w:rPr>
      </w:pPr>
      <w:r>
        <w:rPr>
          <w:rFonts w:ascii="Times New Roman" w:hAnsi="Times New Roman"/>
        </w:rPr>
        <w:t>Fig</w:t>
      </w:r>
      <w:r>
        <w:t>.</w:t>
      </w:r>
      <w:r>
        <w:rPr>
          <w:rFonts w:ascii="Times New Roman" w:hAnsi="Times New Roman"/>
        </w:rPr>
        <w:t>3</w:t>
      </w:r>
      <w:r>
        <w:t xml:space="preserve"> </w:t>
      </w:r>
      <w:r>
        <w:rPr>
          <w:rFonts w:ascii="Times New Roman" w:hAnsi="Times New Roman"/>
        </w:rPr>
        <w:t>Grain</w:t>
      </w:r>
      <w:r>
        <w:t xml:space="preserve"> </w:t>
      </w:r>
      <w:r>
        <w:rPr>
          <w:rFonts w:ascii="Times New Roman" w:hAnsi="Times New Roman"/>
        </w:rPr>
        <w:t>number</w:t>
      </w:r>
      <w:r>
        <w:t xml:space="preserve"> </w:t>
      </w:r>
      <w:r>
        <w:rPr>
          <w:rFonts w:ascii="Times New Roman" w:hAnsi="Times New Roman"/>
        </w:rPr>
        <w:t>per</w:t>
      </w:r>
      <w:r>
        <w:t xml:space="preserve"> </w:t>
      </w:r>
      <w:r>
        <w:rPr>
          <w:rFonts w:ascii="Times New Roman" w:hAnsi="Times New Roman"/>
        </w:rPr>
        <w:t>panicle</w:t>
      </w:r>
      <w:r>
        <w:t xml:space="preserve"> </w:t>
      </w:r>
      <w:r>
        <w:rPr>
          <w:rFonts w:ascii="Times New Roman" w:hAnsi="Times New Roman"/>
        </w:rPr>
        <w:t>of</w:t>
      </w:r>
      <w:r>
        <w:t xml:space="preserve"> </w:t>
      </w:r>
      <w:r>
        <w:rPr>
          <w:rFonts w:ascii="Times New Roman" w:hAnsi="Times New Roman"/>
        </w:rPr>
        <w:t>rice</w:t>
      </w:r>
      <w:r>
        <w:t xml:space="preserve"> </w:t>
      </w:r>
      <w:r>
        <w:rPr>
          <w:rFonts w:ascii="Times New Roman" w:hAnsi="Times New Roman"/>
        </w:rPr>
        <w:t>under</w:t>
      </w:r>
      <w:r>
        <w:t xml:space="preserve"> </w:t>
      </w:r>
      <w:r>
        <w:rPr>
          <w:rFonts w:ascii="Times New Roman" w:hAnsi="Times New Roman"/>
        </w:rPr>
        <w:t>different</w:t>
      </w:r>
      <w:r>
        <w:t xml:space="preserve"> </w:t>
      </w:r>
      <w:r>
        <w:rPr>
          <w:rFonts w:ascii="Times New Roman" w:hAnsi="Times New Roman"/>
        </w:rPr>
        <w:t>phosphorus</w:t>
      </w:r>
      <w:r>
        <w:t xml:space="preserve"> </w:t>
      </w:r>
      <w:r>
        <w:rPr>
          <w:rFonts w:ascii="Times New Roman" w:hAnsi="Times New Roman"/>
        </w:rPr>
        <w:t>fertilizer</w:t>
      </w:r>
      <w:r>
        <w:t xml:space="preserve"> </w:t>
      </w:r>
      <w:r>
        <w:rPr>
          <w:rFonts w:ascii="Times New Roman" w:hAnsi="Times New Roman"/>
        </w:rPr>
        <w:t>application</w:t>
      </w:r>
      <w:r>
        <w:t xml:space="preserve"> </w:t>
      </w:r>
      <w:r>
        <w:rPr>
          <w:rFonts w:ascii="Times New Roman" w:hAnsi="Times New Roman"/>
        </w:rPr>
        <w:t>rates</w:t>
      </w:r>
    </w:p>
    <w:p w14:paraId="79642EDF">
      <w:pPr>
        <w:widowControl/>
        <w:shd w:val="clear" w:color="auto" w:fill="FFFFFF"/>
        <w:spacing w:line="440" w:lineRule="exact"/>
        <w:jc w:val="left"/>
        <w:outlineLvl w:val="2"/>
        <w:rPr>
          <w:rFonts w:eastAsia="黑体"/>
          <w:color w:val="333333"/>
          <w:kern w:val="0"/>
          <w:sz w:val="24"/>
          <w:szCs w:val="22"/>
        </w:rPr>
      </w:pPr>
      <w:bookmarkStart w:id="22" w:name="_Toc20765"/>
      <w:r>
        <w:rPr>
          <w:rFonts w:hint="eastAsia" w:ascii="Times New Roman" w:hAnsi="Times New Roman" w:eastAsia="黑体"/>
          <w:color w:val="333333"/>
          <w:kern w:val="0"/>
          <w:sz w:val="24"/>
          <w:szCs w:val="22"/>
        </w:rPr>
        <w:t>3</w:t>
      </w:r>
      <w:r>
        <w:rPr>
          <w:rFonts w:hint="eastAsia" w:eastAsia="黑体"/>
          <w:color w:val="333333"/>
          <w:kern w:val="0"/>
          <w:sz w:val="24"/>
          <w:szCs w:val="22"/>
        </w:rPr>
        <w:t>.</w:t>
      </w:r>
      <w:r>
        <w:rPr>
          <w:rFonts w:hint="eastAsia" w:ascii="Times New Roman" w:hAnsi="Times New Roman" w:eastAsia="黑体"/>
          <w:color w:val="333333"/>
          <w:kern w:val="0"/>
          <w:sz w:val="24"/>
          <w:szCs w:val="22"/>
        </w:rPr>
        <w:t>2</w:t>
      </w:r>
      <w:r>
        <w:rPr>
          <w:rFonts w:hint="eastAsia" w:eastAsia="黑体"/>
          <w:color w:val="333333"/>
          <w:kern w:val="0"/>
          <w:sz w:val="24"/>
          <w:szCs w:val="22"/>
        </w:rPr>
        <w:t>.</w:t>
      </w:r>
      <w:r>
        <w:rPr>
          <w:rFonts w:hint="eastAsia" w:ascii="Times New Roman" w:hAnsi="Times New Roman" w:eastAsia="黑体"/>
          <w:color w:val="333333"/>
          <w:kern w:val="0"/>
          <w:sz w:val="24"/>
          <w:szCs w:val="22"/>
        </w:rPr>
        <w:t>3</w:t>
      </w:r>
      <w:r>
        <w:rPr>
          <w:rFonts w:hint="eastAsia" w:eastAsia="黑体"/>
          <w:color w:val="333333"/>
          <w:kern w:val="0"/>
          <w:sz w:val="24"/>
          <w:szCs w:val="22"/>
        </w:rPr>
        <w:t xml:space="preserve"> 磷肥不同施用量对水稻结实率和千粒重的影响</w:t>
      </w:r>
      <w:bookmarkEnd w:id="22"/>
    </w:p>
    <w:p w14:paraId="23AAD7B9">
      <w:pPr>
        <w:widowControl/>
        <w:shd w:val="clear" w:color="auto" w:fill="FFFFFF"/>
        <w:spacing w:line="440" w:lineRule="exact"/>
        <w:jc w:val="left"/>
        <w:rPr>
          <w:del w:id="25" w:author="奕霖 李" w:date="2026-05-12T20:31:00Z"/>
          <w:rFonts w:eastAsia="黑体"/>
          <w:color w:val="333333"/>
          <w:kern w:val="0"/>
          <w:sz w:val="24"/>
          <w:szCs w:val="22"/>
        </w:rPr>
      </w:pPr>
      <w:r>
        <w:rPr>
          <w:rFonts w:hint="eastAsia" w:eastAsia="黑体"/>
          <w:color w:val="333333"/>
          <w:kern w:val="0"/>
          <w:sz w:val="24"/>
          <w:szCs w:val="22"/>
        </w:rPr>
        <w:t xml:space="preserve">   </w:t>
      </w:r>
      <w:r>
        <w:rPr>
          <w:rFonts w:hint="eastAsia" w:ascii="宋体" w:hAnsi="宋体" w:cs="宋体"/>
          <w:sz w:val="24"/>
        </w:rPr>
        <w:t xml:space="preserve"> 结实率与千粒重反映了水稻灌浆物质转化与累计效率，是产量构成的关键因素。</w:t>
      </w:r>
    </w:p>
    <w:p w14:paraId="52D38D79">
      <w:pPr>
        <w:widowControl/>
        <w:shd w:val="clear" w:color="auto" w:fill="FFFFFF"/>
        <w:spacing w:line="440" w:lineRule="exact"/>
        <w:ind w:firstLine="0"/>
        <w:jc w:val="left"/>
        <w:rPr>
          <w:rFonts w:hint="eastAsia" w:ascii="宋体" w:hAnsi="宋体" w:cs="宋体"/>
          <w:sz w:val="24"/>
        </w:rPr>
        <w:pPrChange w:id="26" w:author="奕霖 李" w:date="2026-05-12T20:31:00Z">
          <w:pPr>
            <w:widowControl/>
            <w:shd w:val="clear" w:color="auto" w:fill="FFFFFF"/>
            <w:spacing w:line="440" w:lineRule="exact"/>
            <w:ind w:firstLine="480"/>
            <w:jc w:val="left"/>
          </w:pPr>
        </w:pPrChange>
      </w:pPr>
      <w:r>
        <w:rPr>
          <w:rFonts w:hint="eastAsia" w:ascii="宋体" w:hAnsi="宋体" w:cs="宋体"/>
          <w:sz w:val="24"/>
        </w:rPr>
        <w:t>如</w:t>
      </w:r>
      <w:r>
        <w:rPr>
          <w:rFonts w:hint="eastAsia" w:ascii="宋体" w:hAnsi="宋体" w:cs="宋体"/>
          <w:sz w:val="24"/>
          <w:lang w:eastAsia="zh-CN"/>
        </w:rPr>
        <w:fldChar w:fldCharType="begin"/>
      </w:r>
      <w:r>
        <w:rPr>
          <w:rFonts w:hint="eastAsia" w:ascii="宋体" w:hAnsi="宋体" w:cs="宋体"/>
          <w:sz w:val="24"/>
          <w:lang w:eastAsia="zh-CN"/>
        </w:rPr>
        <w:instrText xml:space="preserve"> REF _Ref3975 \h </w:instrText>
      </w:r>
      <w:r>
        <w:rPr>
          <w:rFonts w:hint="eastAsia" w:ascii="宋体" w:hAnsi="宋体" w:cs="宋体"/>
          <w:sz w:val="24"/>
          <w:lang w:eastAsia="zh-CN"/>
        </w:rPr>
        <w:fldChar w:fldCharType="separate"/>
      </w:r>
      <w:r>
        <w:t xml:space="preserve">图 </w:t>
      </w:r>
      <w:r>
        <w:rPr>
          <w:rFonts w:ascii="Times New Roman" w:hAnsi="Times New Roman"/>
        </w:rPr>
        <w:t>5</w:t>
      </w:r>
      <w:r>
        <w:rPr>
          <w:rFonts w:hint="eastAsia" w:ascii="宋体" w:hAnsi="宋体" w:cs="宋体"/>
          <w:sz w:val="24"/>
          <w:lang w:eastAsia="zh-CN"/>
        </w:rPr>
        <w:fldChar w:fldCharType="end"/>
      </w:r>
      <w:r>
        <w:rPr>
          <w:rFonts w:hint="eastAsia" w:ascii="宋体" w:hAnsi="宋体" w:cs="宋体"/>
          <w:sz w:val="24"/>
        </w:rPr>
        <w:t>，在长沙两品种的结实率都呈现先增加后减少的趋势，中嘉早</w:t>
      </w:r>
      <w:r>
        <w:rPr>
          <w:rFonts w:hint="eastAsia" w:ascii="Times New Roman" w:hAnsi="Times New Roman" w:cs="宋体"/>
          <w:sz w:val="24"/>
        </w:rPr>
        <w:t>17</w:t>
      </w:r>
      <w:r>
        <w:rPr>
          <w:rFonts w:hint="eastAsia" w:ascii="宋体" w:hAnsi="宋体" w:cs="宋体"/>
          <w:sz w:val="24"/>
        </w:rPr>
        <w:t>在</w:t>
      </w:r>
      <w:r>
        <w:rPr>
          <w:rFonts w:hint="eastAsia" w:ascii="Times New Roman" w:hAnsi="Times New Roman" w:cs="宋体"/>
          <w:sz w:val="24"/>
        </w:rPr>
        <w:t>P30</w:t>
      </w:r>
      <w:r>
        <w:rPr>
          <w:rFonts w:hint="eastAsia" w:ascii="宋体" w:hAnsi="宋体" w:cs="宋体"/>
          <w:sz w:val="24"/>
        </w:rPr>
        <w:t>处理下结实率达到最高的</w:t>
      </w:r>
      <w:r>
        <w:rPr>
          <w:rFonts w:hint="eastAsia" w:ascii="Times New Roman" w:hAnsi="Times New Roman" w:cs="宋体"/>
          <w:sz w:val="24"/>
        </w:rPr>
        <w:t>80</w:t>
      </w:r>
      <w:r>
        <w:rPr>
          <w:rFonts w:hint="eastAsia" w:ascii="宋体" w:hAnsi="宋体" w:cs="宋体"/>
          <w:sz w:val="24"/>
        </w:rPr>
        <w:t>.</w:t>
      </w:r>
      <w:r>
        <w:rPr>
          <w:rFonts w:hint="eastAsia" w:ascii="Times New Roman" w:hAnsi="Times New Roman" w:cs="宋体"/>
          <w:sz w:val="24"/>
        </w:rPr>
        <w:t>51</w:t>
      </w:r>
      <w:r>
        <w:rPr>
          <w:rFonts w:hint="eastAsia" w:ascii="宋体" w:hAnsi="宋体" w:cs="宋体"/>
          <w:sz w:val="24"/>
        </w:rPr>
        <w:t>%，而后逐渐减低，</w:t>
      </w:r>
      <w:r>
        <w:rPr>
          <w:rFonts w:hint="eastAsia" w:ascii="Times New Roman" w:hAnsi="Times New Roman" w:cs="宋体"/>
          <w:sz w:val="24"/>
        </w:rPr>
        <w:t>P30</w:t>
      </w:r>
      <w:r>
        <w:rPr>
          <w:rFonts w:hint="eastAsia" w:ascii="宋体" w:hAnsi="宋体" w:cs="宋体"/>
          <w:sz w:val="24"/>
        </w:rPr>
        <w:t>处理比</w:t>
      </w:r>
      <w:r>
        <w:rPr>
          <w:rFonts w:hint="eastAsia" w:ascii="Times New Roman" w:hAnsi="Times New Roman" w:cs="宋体"/>
          <w:sz w:val="24"/>
        </w:rPr>
        <w:t>P0</w:t>
      </w:r>
      <w:r>
        <w:rPr>
          <w:rFonts w:hint="eastAsia" w:ascii="宋体" w:hAnsi="宋体" w:cs="宋体"/>
          <w:sz w:val="24"/>
        </w:rPr>
        <w:t>处理提高了</w:t>
      </w:r>
      <w:r>
        <w:rPr>
          <w:rFonts w:hint="eastAsia" w:ascii="Times New Roman" w:hAnsi="Times New Roman" w:cs="宋体"/>
          <w:sz w:val="24"/>
        </w:rPr>
        <w:t>4</w:t>
      </w:r>
      <w:r>
        <w:rPr>
          <w:rFonts w:hint="eastAsia" w:ascii="宋体" w:hAnsi="宋体" w:cs="宋体"/>
          <w:sz w:val="24"/>
        </w:rPr>
        <w:t>.</w:t>
      </w:r>
      <w:r>
        <w:rPr>
          <w:rFonts w:hint="eastAsia" w:ascii="Times New Roman" w:hAnsi="Times New Roman" w:cs="宋体"/>
          <w:sz w:val="24"/>
        </w:rPr>
        <w:t>89</w:t>
      </w:r>
      <w:r>
        <w:rPr>
          <w:rFonts w:hint="eastAsia" w:ascii="宋体" w:hAnsi="宋体" w:cs="宋体"/>
          <w:sz w:val="24"/>
        </w:rPr>
        <w:t>%的结实率，株两优</w:t>
      </w:r>
      <w:r>
        <w:rPr>
          <w:rFonts w:hint="eastAsia" w:ascii="Times New Roman" w:hAnsi="Times New Roman" w:cs="宋体"/>
          <w:sz w:val="24"/>
        </w:rPr>
        <w:t>4024</w:t>
      </w:r>
      <w:r>
        <w:rPr>
          <w:rFonts w:hint="eastAsia" w:ascii="宋体" w:hAnsi="宋体" w:cs="宋体"/>
          <w:sz w:val="24"/>
        </w:rPr>
        <w:t>在</w:t>
      </w:r>
      <w:r>
        <w:rPr>
          <w:rFonts w:hint="eastAsia" w:ascii="Times New Roman" w:hAnsi="Times New Roman" w:cs="宋体"/>
          <w:sz w:val="24"/>
        </w:rPr>
        <w:t>P60</w:t>
      </w:r>
      <w:r>
        <w:rPr>
          <w:rFonts w:hint="eastAsia" w:ascii="宋体" w:hAnsi="宋体" w:cs="宋体"/>
          <w:sz w:val="24"/>
        </w:rPr>
        <w:t>处理下达到最高结实率</w:t>
      </w:r>
      <w:r>
        <w:rPr>
          <w:rFonts w:hint="eastAsia" w:ascii="Times New Roman" w:hAnsi="Times New Roman" w:cs="宋体"/>
          <w:sz w:val="24"/>
        </w:rPr>
        <w:t>88</w:t>
      </w:r>
      <w:r>
        <w:rPr>
          <w:rFonts w:hint="eastAsia" w:ascii="宋体" w:hAnsi="宋体" w:cs="宋体"/>
          <w:sz w:val="24"/>
        </w:rPr>
        <w:t>.</w:t>
      </w:r>
      <w:r>
        <w:rPr>
          <w:rFonts w:hint="eastAsia" w:ascii="Times New Roman" w:hAnsi="Times New Roman" w:cs="宋体"/>
          <w:sz w:val="24"/>
        </w:rPr>
        <w:t>99</w:t>
      </w:r>
      <w:r>
        <w:rPr>
          <w:rFonts w:hint="eastAsia" w:ascii="宋体" w:hAnsi="宋体" w:cs="宋体"/>
          <w:sz w:val="24"/>
        </w:rPr>
        <w:t>%，比</w:t>
      </w:r>
      <w:r>
        <w:rPr>
          <w:rFonts w:hint="eastAsia" w:ascii="Times New Roman" w:hAnsi="Times New Roman" w:cs="宋体"/>
          <w:sz w:val="24"/>
        </w:rPr>
        <w:t>P0</w:t>
      </w:r>
      <w:r>
        <w:rPr>
          <w:rFonts w:hint="eastAsia" w:ascii="宋体" w:hAnsi="宋体" w:cs="宋体"/>
          <w:sz w:val="24"/>
        </w:rPr>
        <w:t>处理提高了</w:t>
      </w:r>
      <w:r>
        <w:rPr>
          <w:rFonts w:hint="eastAsia" w:ascii="Times New Roman" w:hAnsi="Times New Roman" w:cs="宋体"/>
          <w:sz w:val="24"/>
        </w:rPr>
        <w:t>3</w:t>
      </w:r>
      <w:r>
        <w:rPr>
          <w:rFonts w:hint="eastAsia" w:ascii="宋体" w:hAnsi="宋体" w:cs="宋体"/>
          <w:sz w:val="24"/>
        </w:rPr>
        <w:t>.</w:t>
      </w:r>
      <w:r>
        <w:rPr>
          <w:rFonts w:hint="eastAsia" w:ascii="Times New Roman" w:hAnsi="Times New Roman" w:cs="宋体"/>
          <w:sz w:val="24"/>
        </w:rPr>
        <w:t>17</w:t>
      </w:r>
      <w:r>
        <w:rPr>
          <w:rFonts w:hint="eastAsia" w:ascii="宋体" w:hAnsi="宋体" w:cs="宋体"/>
          <w:sz w:val="24"/>
        </w:rPr>
        <w:t>%。在沅陵地区，两个品种的结实率对磷肥响应不同。中嘉早</w:t>
      </w:r>
      <w:r>
        <w:rPr>
          <w:rFonts w:hint="eastAsia" w:ascii="Times New Roman" w:hAnsi="Times New Roman" w:cs="宋体"/>
          <w:sz w:val="24"/>
        </w:rPr>
        <w:t>17</w:t>
      </w:r>
      <w:r>
        <w:rPr>
          <w:rFonts w:hint="eastAsia" w:ascii="宋体" w:hAnsi="宋体" w:cs="宋体"/>
          <w:sz w:val="24"/>
        </w:rPr>
        <w:t>的结实率随施磷量增加呈先升后平的趋势，</w:t>
      </w:r>
      <w:r>
        <w:rPr>
          <w:rFonts w:hint="eastAsia" w:ascii="Times New Roman" w:hAnsi="Times New Roman" w:cs="宋体"/>
          <w:sz w:val="24"/>
        </w:rPr>
        <w:t>P60</w:t>
      </w:r>
      <w:r>
        <w:rPr>
          <w:rFonts w:hint="eastAsia" w:ascii="宋体" w:hAnsi="宋体" w:cs="宋体"/>
          <w:sz w:val="24"/>
        </w:rPr>
        <w:t>处理下达到最高</w:t>
      </w:r>
      <w:r>
        <w:rPr>
          <w:rFonts w:hint="eastAsia" w:ascii="Times New Roman" w:hAnsi="Times New Roman" w:cs="宋体"/>
          <w:sz w:val="24"/>
        </w:rPr>
        <w:t>76</w:t>
      </w:r>
      <w:r>
        <w:rPr>
          <w:rFonts w:hint="eastAsia" w:ascii="宋体" w:hAnsi="宋体" w:cs="宋体"/>
          <w:sz w:val="24"/>
        </w:rPr>
        <w:t>.</w:t>
      </w:r>
      <w:r>
        <w:rPr>
          <w:rFonts w:hint="eastAsia" w:ascii="Times New Roman" w:hAnsi="Times New Roman" w:cs="宋体"/>
          <w:sz w:val="24"/>
        </w:rPr>
        <w:t>47</w:t>
      </w:r>
      <w:r>
        <w:rPr>
          <w:rFonts w:hint="eastAsia" w:ascii="宋体" w:hAnsi="宋体" w:cs="宋体"/>
          <w:sz w:val="24"/>
        </w:rPr>
        <w:t>%，较最低的</w:t>
      </w:r>
      <w:r>
        <w:rPr>
          <w:rFonts w:hint="eastAsia" w:ascii="Times New Roman" w:hAnsi="Times New Roman" w:cs="宋体"/>
          <w:sz w:val="24"/>
        </w:rPr>
        <w:t>P0</w:t>
      </w:r>
      <w:r>
        <w:rPr>
          <w:rFonts w:hint="eastAsia" w:ascii="宋体" w:hAnsi="宋体" w:cs="宋体"/>
          <w:sz w:val="24"/>
        </w:rPr>
        <w:t>处理提高了</w:t>
      </w:r>
      <w:r>
        <w:rPr>
          <w:rFonts w:hint="eastAsia" w:ascii="Times New Roman" w:hAnsi="Times New Roman" w:cs="宋体"/>
          <w:sz w:val="24"/>
        </w:rPr>
        <w:t>4</w:t>
      </w:r>
      <w:r>
        <w:rPr>
          <w:rFonts w:hint="eastAsia" w:ascii="宋体" w:hAnsi="宋体" w:cs="宋体"/>
          <w:sz w:val="24"/>
        </w:rPr>
        <w:t>.</w:t>
      </w:r>
      <w:r>
        <w:rPr>
          <w:rFonts w:hint="eastAsia" w:ascii="Times New Roman" w:hAnsi="Times New Roman" w:cs="宋体"/>
          <w:sz w:val="24"/>
        </w:rPr>
        <w:t>09</w:t>
      </w:r>
      <w:r>
        <w:rPr>
          <w:rFonts w:hint="eastAsia" w:ascii="宋体" w:hAnsi="宋体" w:cs="宋体"/>
          <w:sz w:val="24"/>
        </w:rPr>
        <w:t>%。株两优</w:t>
      </w:r>
      <w:r>
        <w:rPr>
          <w:rFonts w:hint="eastAsia" w:ascii="Times New Roman" w:hAnsi="Times New Roman" w:cs="宋体"/>
          <w:sz w:val="24"/>
        </w:rPr>
        <w:t>4024</w:t>
      </w:r>
      <w:r>
        <w:rPr>
          <w:rFonts w:hint="eastAsia" w:ascii="宋体" w:hAnsi="宋体" w:cs="宋体"/>
          <w:sz w:val="24"/>
        </w:rPr>
        <w:t>的结实率则随磷肥施用量增加而逐渐降低，</w:t>
      </w:r>
      <w:r>
        <w:rPr>
          <w:rFonts w:hint="eastAsia" w:ascii="Times New Roman" w:hAnsi="Times New Roman" w:cs="宋体"/>
          <w:sz w:val="24"/>
        </w:rPr>
        <w:t>P0</w:t>
      </w:r>
      <w:r>
        <w:rPr>
          <w:rFonts w:hint="eastAsia" w:ascii="宋体" w:hAnsi="宋体" w:cs="宋体"/>
          <w:sz w:val="24"/>
        </w:rPr>
        <w:t>处理下最高为</w:t>
      </w:r>
      <w:r>
        <w:rPr>
          <w:rFonts w:hint="eastAsia" w:ascii="Times New Roman" w:hAnsi="Times New Roman" w:cs="宋体"/>
          <w:sz w:val="24"/>
        </w:rPr>
        <w:t>77</w:t>
      </w:r>
      <w:r>
        <w:rPr>
          <w:rFonts w:hint="eastAsia" w:ascii="宋体" w:hAnsi="宋体" w:cs="宋体"/>
          <w:sz w:val="24"/>
        </w:rPr>
        <w:t>.</w:t>
      </w:r>
      <w:r>
        <w:rPr>
          <w:rFonts w:hint="eastAsia" w:ascii="Times New Roman" w:hAnsi="Times New Roman" w:cs="宋体"/>
          <w:sz w:val="24"/>
        </w:rPr>
        <w:t>61</w:t>
      </w:r>
      <w:r>
        <w:rPr>
          <w:rFonts w:hint="eastAsia" w:ascii="宋体" w:hAnsi="宋体" w:cs="宋体"/>
          <w:sz w:val="24"/>
        </w:rPr>
        <w:t>%，</w:t>
      </w:r>
      <w:r>
        <w:rPr>
          <w:rFonts w:hint="eastAsia" w:ascii="Times New Roman" w:hAnsi="Times New Roman" w:cs="宋体"/>
          <w:sz w:val="24"/>
        </w:rPr>
        <w:t>P90</w:t>
      </w:r>
      <w:r>
        <w:rPr>
          <w:rFonts w:hint="eastAsia" w:ascii="宋体" w:hAnsi="宋体" w:cs="宋体"/>
          <w:sz w:val="24"/>
        </w:rPr>
        <w:t>处理下最低为</w:t>
      </w:r>
      <w:r>
        <w:rPr>
          <w:rFonts w:hint="eastAsia" w:ascii="Times New Roman" w:hAnsi="Times New Roman" w:cs="宋体"/>
          <w:sz w:val="24"/>
        </w:rPr>
        <w:t>73</w:t>
      </w:r>
      <w:r>
        <w:rPr>
          <w:rFonts w:hint="eastAsia" w:ascii="宋体" w:hAnsi="宋体" w:cs="宋体"/>
          <w:sz w:val="24"/>
        </w:rPr>
        <w:t>.</w:t>
      </w:r>
      <w:r>
        <w:rPr>
          <w:rFonts w:hint="eastAsia" w:ascii="Times New Roman" w:hAnsi="Times New Roman" w:cs="宋体"/>
          <w:sz w:val="24"/>
        </w:rPr>
        <w:t>14</w:t>
      </w:r>
      <w:r>
        <w:rPr>
          <w:rFonts w:hint="eastAsia" w:ascii="宋体" w:hAnsi="宋体" w:cs="宋体"/>
          <w:sz w:val="24"/>
        </w:rPr>
        <w:t>%，较</w:t>
      </w:r>
      <w:r>
        <w:rPr>
          <w:rFonts w:hint="eastAsia" w:ascii="Times New Roman" w:hAnsi="Times New Roman" w:cs="宋体"/>
          <w:sz w:val="24"/>
        </w:rPr>
        <w:t>P0</w:t>
      </w:r>
      <w:r>
        <w:rPr>
          <w:rFonts w:hint="eastAsia" w:ascii="宋体" w:hAnsi="宋体" w:cs="宋体"/>
          <w:sz w:val="24"/>
        </w:rPr>
        <w:t>下降了</w:t>
      </w:r>
      <w:r>
        <w:rPr>
          <w:rFonts w:hint="eastAsia" w:ascii="Times New Roman" w:hAnsi="Times New Roman" w:cs="宋体"/>
          <w:sz w:val="24"/>
        </w:rPr>
        <w:t>5</w:t>
      </w:r>
      <w:r>
        <w:rPr>
          <w:rFonts w:hint="eastAsia" w:ascii="宋体" w:hAnsi="宋体" w:cs="宋体"/>
          <w:sz w:val="24"/>
        </w:rPr>
        <w:t>.</w:t>
      </w:r>
      <w:r>
        <w:rPr>
          <w:rFonts w:hint="eastAsia" w:ascii="Times New Roman" w:hAnsi="Times New Roman" w:cs="宋体"/>
          <w:sz w:val="24"/>
        </w:rPr>
        <w:t>76</w:t>
      </w:r>
      <w:r>
        <w:rPr>
          <w:rFonts w:hint="eastAsia" w:ascii="宋体" w:hAnsi="宋体" w:cs="宋体"/>
          <w:sz w:val="24"/>
        </w:rPr>
        <w:t>%。但各处理间差异不显著。</w:t>
      </w:r>
    </w:p>
    <w:p w14:paraId="68B5C8D2">
      <w:pPr>
        <w:widowControl/>
        <w:shd w:val="clear" w:color="auto" w:fill="FFFFFF"/>
        <w:spacing w:line="440" w:lineRule="exact"/>
        <w:ind w:firstLine="480"/>
        <w:jc w:val="left"/>
        <w:rPr>
          <w:rFonts w:hint="eastAsia" w:ascii="宋体" w:hAnsi="宋体" w:cs="宋体"/>
          <w:sz w:val="24"/>
        </w:rPr>
      </w:pPr>
      <w:r>
        <w:rPr>
          <w:rFonts w:hint="eastAsia" w:ascii="宋体" w:hAnsi="宋体" w:cs="宋体"/>
          <w:sz w:val="24"/>
        </w:rPr>
        <w:t>如</w:t>
      </w:r>
      <w:r>
        <w:rPr>
          <w:rFonts w:hint="eastAsia" w:ascii="宋体" w:hAnsi="宋体" w:cs="宋体"/>
          <w:sz w:val="24"/>
          <w:lang w:eastAsia="zh-CN"/>
        </w:rPr>
        <w:fldChar w:fldCharType="begin"/>
      </w:r>
      <w:r>
        <w:rPr>
          <w:rFonts w:hint="eastAsia" w:ascii="宋体" w:hAnsi="宋体" w:cs="宋体"/>
          <w:sz w:val="24"/>
          <w:lang w:eastAsia="zh-CN"/>
        </w:rPr>
        <w:instrText xml:space="preserve"> REF _Ref4076 \h </w:instrText>
      </w:r>
      <w:r>
        <w:rPr>
          <w:rFonts w:hint="eastAsia" w:ascii="宋体" w:hAnsi="宋体" w:cs="宋体"/>
          <w:sz w:val="24"/>
          <w:lang w:eastAsia="zh-CN"/>
        </w:rPr>
        <w:fldChar w:fldCharType="separate"/>
      </w:r>
      <w:r>
        <w:t xml:space="preserve">图 </w:t>
      </w:r>
      <w:r>
        <w:rPr>
          <w:rFonts w:ascii="Times New Roman" w:hAnsi="Times New Roman"/>
        </w:rPr>
        <w:t>6</w:t>
      </w:r>
      <w:r>
        <w:rPr>
          <w:rFonts w:hint="eastAsia" w:ascii="宋体" w:hAnsi="宋体" w:cs="宋体"/>
          <w:sz w:val="24"/>
          <w:lang w:eastAsia="zh-CN"/>
        </w:rPr>
        <w:fldChar w:fldCharType="end"/>
      </w:r>
      <w:r>
        <w:rPr>
          <w:rFonts w:hint="eastAsia" w:ascii="宋体" w:hAnsi="宋体" w:cs="宋体"/>
          <w:sz w:val="24"/>
        </w:rPr>
        <w:t>所示，</w:t>
      </w:r>
      <w:r>
        <w:rPr>
          <w:rFonts w:ascii="宋体" w:hAnsi="宋体" w:cs="宋体"/>
          <w:sz w:val="24"/>
        </w:rPr>
        <w:t>千粒重方面，长沙地区两品种均呈先增后减的变化。中嘉早</w:t>
      </w:r>
      <w:r>
        <w:rPr>
          <w:rFonts w:ascii="Times New Roman" w:hAnsi="Times New Roman" w:cs="宋体"/>
          <w:sz w:val="24"/>
        </w:rPr>
        <w:t>17</w:t>
      </w:r>
      <w:r>
        <w:rPr>
          <w:rFonts w:ascii="宋体" w:hAnsi="宋体" w:cs="宋体"/>
          <w:sz w:val="24"/>
        </w:rPr>
        <w:t>在</w:t>
      </w:r>
      <w:r>
        <w:rPr>
          <w:rFonts w:ascii="Times New Roman" w:hAnsi="Times New Roman" w:cs="宋体"/>
          <w:sz w:val="24"/>
        </w:rPr>
        <w:t>P30</w:t>
      </w:r>
      <w:r>
        <w:rPr>
          <w:rFonts w:ascii="宋体" w:hAnsi="宋体" w:cs="宋体"/>
          <w:sz w:val="24"/>
        </w:rPr>
        <w:t>处理下千粒重最高</w:t>
      </w:r>
      <w:r>
        <w:rPr>
          <w:rFonts w:hint="eastAsia" w:ascii="宋体" w:hAnsi="宋体" w:cs="宋体"/>
          <w:sz w:val="24"/>
        </w:rPr>
        <w:t>的</w:t>
      </w:r>
      <w:r>
        <w:rPr>
          <w:rFonts w:ascii="Times New Roman" w:hAnsi="Times New Roman" w:cs="宋体"/>
          <w:sz w:val="24"/>
        </w:rPr>
        <w:t>26</w:t>
      </w:r>
      <w:r>
        <w:rPr>
          <w:rFonts w:ascii="宋体" w:hAnsi="宋体" w:cs="宋体"/>
          <w:sz w:val="24"/>
        </w:rPr>
        <w:t>.</w:t>
      </w:r>
      <w:r>
        <w:rPr>
          <w:rFonts w:ascii="Times New Roman" w:hAnsi="Times New Roman" w:cs="宋体"/>
          <w:sz w:val="24"/>
        </w:rPr>
        <w:t>62g</w:t>
      </w:r>
      <w:r>
        <w:rPr>
          <w:rFonts w:ascii="宋体" w:hAnsi="宋体" w:cs="宋体"/>
          <w:sz w:val="24"/>
        </w:rPr>
        <w:t>，比</w:t>
      </w:r>
      <w:r>
        <w:rPr>
          <w:rFonts w:ascii="Times New Roman" w:hAnsi="Times New Roman" w:cs="宋体"/>
          <w:sz w:val="24"/>
        </w:rPr>
        <w:t>P0</w:t>
      </w:r>
      <w:r>
        <w:rPr>
          <w:rFonts w:ascii="宋体" w:hAnsi="宋体" w:cs="宋体"/>
          <w:sz w:val="24"/>
        </w:rPr>
        <w:t>提高</w:t>
      </w:r>
      <w:r>
        <w:rPr>
          <w:rFonts w:ascii="Times New Roman" w:hAnsi="Times New Roman" w:cs="宋体"/>
          <w:sz w:val="24"/>
        </w:rPr>
        <w:t>3</w:t>
      </w:r>
      <w:r>
        <w:rPr>
          <w:rFonts w:ascii="宋体" w:hAnsi="宋体" w:cs="宋体"/>
          <w:sz w:val="24"/>
        </w:rPr>
        <w:t>.</w:t>
      </w:r>
      <w:r>
        <w:rPr>
          <w:rFonts w:ascii="Times New Roman" w:hAnsi="Times New Roman" w:cs="宋体"/>
          <w:sz w:val="24"/>
        </w:rPr>
        <w:t>46</w:t>
      </w:r>
      <w:r>
        <w:rPr>
          <w:rFonts w:ascii="宋体" w:hAnsi="宋体" w:cs="宋体"/>
          <w:sz w:val="24"/>
        </w:rPr>
        <w:t>%，</w:t>
      </w:r>
      <w:r>
        <w:rPr>
          <w:rFonts w:ascii="Times New Roman" w:hAnsi="Times New Roman" w:cs="宋体"/>
          <w:sz w:val="24"/>
        </w:rPr>
        <w:t>P60</w:t>
      </w:r>
      <w:r>
        <w:rPr>
          <w:rFonts w:ascii="宋体" w:hAnsi="宋体" w:cs="宋体"/>
          <w:sz w:val="24"/>
        </w:rPr>
        <w:t>处理降至最低</w:t>
      </w:r>
      <w:r>
        <w:rPr>
          <w:rFonts w:hint="eastAsia" w:ascii="宋体" w:hAnsi="宋体" w:cs="宋体"/>
          <w:sz w:val="24"/>
        </w:rPr>
        <w:t>的</w:t>
      </w:r>
      <w:r>
        <w:rPr>
          <w:rFonts w:ascii="Times New Roman" w:hAnsi="Times New Roman" w:cs="宋体"/>
          <w:sz w:val="24"/>
        </w:rPr>
        <w:t>24</w:t>
      </w:r>
      <w:r>
        <w:rPr>
          <w:rFonts w:ascii="宋体" w:hAnsi="宋体" w:cs="宋体"/>
          <w:sz w:val="24"/>
        </w:rPr>
        <w:t>.</w:t>
      </w:r>
      <w:r>
        <w:rPr>
          <w:rFonts w:ascii="Times New Roman" w:hAnsi="Times New Roman" w:cs="宋体"/>
          <w:sz w:val="24"/>
        </w:rPr>
        <w:t>17g</w:t>
      </w:r>
      <w:r>
        <w:rPr>
          <w:rFonts w:ascii="宋体" w:hAnsi="宋体" w:cs="宋体"/>
          <w:sz w:val="24"/>
        </w:rPr>
        <w:t>；株两优</w:t>
      </w:r>
      <w:r>
        <w:rPr>
          <w:rFonts w:ascii="Times New Roman" w:hAnsi="Times New Roman" w:cs="宋体"/>
          <w:sz w:val="24"/>
        </w:rPr>
        <w:t>4024</w:t>
      </w:r>
      <w:r>
        <w:rPr>
          <w:rFonts w:ascii="宋体" w:hAnsi="宋体" w:cs="宋体"/>
          <w:sz w:val="24"/>
        </w:rPr>
        <w:t>也在</w:t>
      </w:r>
      <w:r>
        <w:rPr>
          <w:rFonts w:ascii="Times New Roman" w:hAnsi="Times New Roman" w:cs="宋体"/>
          <w:sz w:val="24"/>
        </w:rPr>
        <w:t>P30</w:t>
      </w:r>
      <w:r>
        <w:rPr>
          <w:rFonts w:ascii="宋体" w:hAnsi="宋体" w:cs="宋体"/>
          <w:sz w:val="24"/>
        </w:rPr>
        <w:t>处理下达到最高，比</w:t>
      </w:r>
      <w:r>
        <w:rPr>
          <w:rFonts w:ascii="Times New Roman" w:hAnsi="Times New Roman" w:cs="宋体"/>
          <w:sz w:val="24"/>
        </w:rPr>
        <w:t>P0</w:t>
      </w:r>
      <w:r>
        <w:rPr>
          <w:rFonts w:ascii="宋体" w:hAnsi="宋体" w:cs="宋体"/>
          <w:sz w:val="24"/>
        </w:rPr>
        <w:t>提高</w:t>
      </w:r>
      <w:r>
        <w:rPr>
          <w:rFonts w:ascii="Times New Roman" w:hAnsi="Times New Roman" w:cs="宋体"/>
          <w:sz w:val="24"/>
        </w:rPr>
        <w:t>1</w:t>
      </w:r>
      <w:r>
        <w:rPr>
          <w:rFonts w:ascii="宋体" w:hAnsi="宋体" w:cs="宋体"/>
          <w:sz w:val="24"/>
        </w:rPr>
        <w:t>.</w:t>
      </w:r>
      <w:r>
        <w:rPr>
          <w:rFonts w:ascii="Times New Roman" w:hAnsi="Times New Roman" w:cs="宋体"/>
          <w:sz w:val="24"/>
        </w:rPr>
        <w:t>32</w:t>
      </w:r>
      <w:r>
        <w:rPr>
          <w:rFonts w:ascii="宋体" w:hAnsi="宋体" w:cs="宋体"/>
          <w:sz w:val="24"/>
        </w:rPr>
        <w:t>%，</w:t>
      </w:r>
      <w:r>
        <w:rPr>
          <w:rFonts w:ascii="Times New Roman" w:hAnsi="Times New Roman" w:cs="宋体"/>
          <w:sz w:val="24"/>
        </w:rPr>
        <w:t>P60</w:t>
      </w:r>
      <w:r>
        <w:rPr>
          <w:rFonts w:ascii="宋体" w:hAnsi="宋体" w:cs="宋体"/>
          <w:sz w:val="24"/>
        </w:rPr>
        <w:t>处理</w:t>
      </w:r>
      <w:r>
        <w:rPr>
          <w:rFonts w:hint="eastAsia" w:ascii="宋体" w:hAnsi="宋体" w:cs="宋体"/>
          <w:sz w:val="24"/>
        </w:rPr>
        <w:t>的</w:t>
      </w:r>
      <w:r>
        <w:rPr>
          <w:rFonts w:ascii="Times New Roman" w:hAnsi="Times New Roman" w:cs="宋体"/>
          <w:sz w:val="24"/>
        </w:rPr>
        <w:t>28</w:t>
      </w:r>
      <w:r>
        <w:rPr>
          <w:rFonts w:ascii="宋体" w:hAnsi="宋体" w:cs="宋体"/>
          <w:sz w:val="24"/>
        </w:rPr>
        <w:t>.</w:t>
      </w:r>
      <w:r>
        <w:rPr>
          <w:rFonts w:ascii="Times New Roman" w:hAnsi="Times New Roman" w:cs="宋体"/>
          <w:sz w:val="24"/>
        </w:rPr>
        <w:t>60g</w:t>
      </w:r>
      <w:r>
        <w:rPr>
          <w:rFonts w:ascii="宋体" w:hAnsi="宋体" w:cs="宋体"/>
          <w:sz w:val="24"/>
        </w:rPr>
        <w:t>最低，比</w:t>
      </w:r>
      <w:r>
        <w:rPr>
          <w:rFonts w:ascii="Times New Roman" w:hAnsi="Times New Roman" w:cs="宋体"/>
          <w:sz w:val="24"/>
        </w:rPr>
        <w:t>P0</w:t>
      </w:r>
      <w:r>
        <w:rPr>
          <w:rFonts w:ascii="宋体" w:hAnsi="宋体" w:cs="宋体"/>
          <w:sz w:val="24"/>
        </w:rPr>
        <w:t>下降</w:t>
      </w:r>
      <w:r>
        <w:rPr>
          <w:rFonts w:ascii="Times New Roman" w:hAnsi="Times New Roman" w:cs="宋体"/>
          <w:sz w:val="24"/>
        </w:rPr>
        <w:t>5</w:t>
      </w:r>
      <w:r>
        <w:rPr>
          <w:rFonts w:ascii="宋体" w:hAnsi="宋体" w:cs="宋体"/>
          <w:sz w:val="24"/>
        </w:rPr>
        <w:t>.</w:t>
      </w:r>
      <w:r>
        <w:rPr>
          <w:rFonts w:ascii="Times New Roman" w:hAnsi="Times New Roman" w:cs="宋体"/>
          <w:sz w:val="24"/>
        </w:rPr>
        <w:t>98</w:t>
      </w:r>
      <w:r>
        <w:rPr>
          <w:rFonts w:ascii="宋体" w:hAnsi="宋体" w:cs="宋体"/>
          <w:sz w:val="24"/>
        </w:rPr>
        <w:t>%。沅陵地区两品种千粒重整体低于长沙，且变化幅度较小。中嘉早</w:t>
      </w:r>
      <w:r>
        <w:rPr>
          <w:rFonts w:ascii="Times New Roman" w:hAnsi="Times New Roman" w:cs="宋体"/>
          <w:sz w:val="24"/>
        </w:rPr>
        <w:t>17</w:t>
      </w:r>
      <w:r>
        <w:rPr>
          <w:rFonts w:ascii="宋体" w:hAnsi="宋体" w:cs="宋体"/>
          <w:sz w:val="24"/>
        </w:rPr>
        <w:t>以</w:t>
      </w:r>
      <w:r>
        <w:rPr>
          <w:rFonts w:ascii="Times New Roman" w:hAnsi="Times New Roman" w:cs="宋体"/>
          <w:sz w:val="24"/>
        </w:rPr>
        <w:t>P0</w:t>
      </w:r>
      <w:r>
        <w:rPr>
          <w:rFonts w:ascii="宋体" w:hAnsi="宋体" w:cs="宋体"/>
          <w:sz w:val="24"/>
        </w:rPr>
        <w:t>处理最高</w:t>
      </w:r>
      <w:r>
        <w:rPr>
          <w:rFonts w:hint="eastAsia" w:ascii="宋体" w:hAnsi="宋体" w:cs="宋体"/>
          <w:sz w:val="24"/>
        </w:rPr>
        <w:t>，为</w:t>
      </w:r>
      <w:r>
        <w:rPr>
          <w:rFonts w:ascii="Times New Roman" w:hAnsi="Times New Roman" w:cs="宋体"/>
          <w:sz w:val="24"/>
        </w:rPr>
        <w:t>26</w:t>
      </w:r>
      <w:r>
        <w:rPr>
          <w:rFonts w:ascii="宋体" w:hAnsi="宋体" w:cs="宋体"/>
          <w:sz w:val="24"/>
        </w:rPr>
        <w:t>.</w:t>
      </w:r>
      <w:r>
        <w:rPr>
          <w:rFonts w:ascii="Times New Roman" w:hAnsi="Times New Roman" w:cs="宋体"/>
          <w:sz w:val="24"/>
        </w:rPr>
        <w:t>01g</w:t>
      </w:r>
      <w:r>
        <w:rPr>
          <w:rFonts w:ascii="宋体" w:hAnsi="宋体" w:cs="宋体"/>
          <w:sz w:val="24"/>
        </w:rPr>
        <w:t>，随磷肥增加略有下降，</w:t>
      </w:r>
      <w:r>
        <w:rPr>
          <w:rFonts w:ascii="Times New Roman" w:hAnsi="Times New Roman" w:cs="宋体"/>
          <w:sz w:val="24"/>
        </w:rPr>
        <w:t>P60</w:t>
      </w:r>
      <w:r>
        <w:rPr>
          <w:rFonts w:ascii="宋体" w:hAnsi="宋体" w:cs="宋体"/>
          <w:sz w:val="24"/>
        </w:rPr>
        <w:t>处理较</w:t>
      </w:r>
      <w:r>
        <w:rPr>
          <w:rFonts w:ascii="Times New Roman" w:hAnsi="Times New Roman" w:cs="宋体"/>
          <w:sz w:val="24"/>
        </w:rPr>
        <w:t>P0</w:t>
      </w:r>
      <w:r>
        <w:rPr>
          <w:rFonts w:ascii="宋体" w:hAnsi="宋体" w:cs="宋体"/>
          <w:sz w:val="24"/>
        </w:rPr>
        <w:t>降低</w:t>
      </w:r>
      <w:r>
        <w:rPr>
          <w:rFonts w:ascii="Times New Roman" w:hAnsi="Times New Roman" w:cs="宋体"/>
          <w:sz w:val="24"/>
        </w:rPr>
        <w:t>4</w:t>
      </w:r>
      <w:r>
        <w:rPr>
          <w:rFonts w:ascii="宋体" w:hAnsi="宋体" w:cs="宋体"/>
          <w:sz w:val="24"/>
        </w:rPr>
        <w:t>.</w:t>
      </w:r>
      <w:r>
        <w:rPr>
          <w:rFonts w:ascii="Times New Roman" w:hAnsi="Times New Roman" w:cs="宋体"/>
          <w:sz w:val="24"/>
        </w:rPr>
        <w:t>07</w:t>
      </w:r>
      <w:r>
        <w:rPr>
          <w:rFonts w:ascii="宋体" w:hAnsi="宋体" w:cs="宋体"/>
          <w:sz w:val="24"/>
        </w:rPr>
        <w:t>%；株两优</w:t>
      </w:r>
      <w:r>
        <w:rPr>
          <w:rFonts w:ascii="Times New Roman" w:hAnsi="Times New Roman" w:cs="宋体"/>
          <w:sz w:val="24"/>
        </w:rPr>
        <w:t>4024</w:t>
      </w:r>
      <w:r>
        <w:rPr>
          <w:rFonts w:ascii="宋体" w:hAnsi="宋体" w:cs="宋体"/>
          <w:sz w:val="24"/>
        </w:rPr>
        <w:t>在</w:t>
      </w:r>
      <w:r>
        <w:rPr>
          <w:rFonts w:ascii="Times New Roman" w:hAnsi="Times New Roman" w:cs="宋体"/>
          <w:sz w:val="24"/>
        </w:rPr>
        <w:t>P60</w:t>
      </w:r>
      <w:r>
        <w:rPr>
          <w:rFonts w:ascii="宋体" w:hAnsi="宋体" w:cs="宋体"/>
          <w:sz w:val="24"/>
        </w:rPr>
        <w:t>处理下千粒重最高，比</w:t>
      </w:r>
      <w:r>
        <w:rPr>
          <w:rFonts w:ascii="Times New Roman" w:hAnsi="Times New Roman" w:cs="宋体"/>
          <w:sz w:val="24"/>
        </w:rPr>
        <w:t>P0</w:t>
      </w:r>
      <w:r>
        <w:rPr>
          <w:rFonts w:ascii="宋体" w:hAnsi="宋体" w:cs="宋体"/>
          <w:sz w:val="24"/>
        </w:rPr>
        <w:t>提高</w:t>
      </w:r>
      <w:r>
        <w:rPr>
          <w:rFonts w:ascii="Times New Roman" w:hAnsi="Times New Roman" w:cs="宋体"/>
          <w:sz w:val="24"/>
        </w:rPr>
        <w:t>5</w:t>
      </w:r>
      <w:r>
        <w:rPr>
          <w:rFonts w:ascii="宋体" w:hAnsi="宋体" w:cs="宋体"/>
          <w:sz w:val="24"/>
        </w:rPr>
        <w:t>.</w:t>
      </w:r>
      <w:r>
        <w:rPr>
          <w:rFonts w:ascii="Times New Roman" w:hAnsi="Times New Roman" w:cs="宋体"/>
          <w:sz w:val="24"/>
        </w:rPr>
        <w:t>03</w:t>
      </w:r>
      <w:r>
        <w:rPr>
          <w:rFonts w:ascii="宋体" w:hAnsi="宋体" w:cs="宋体"/>
          <w:sz w:val="24"/>
        </w:rPr>
        <w:t>%，而</w:t>
      </w:r>
      <w:r>
        <w:rPr>
          <w:rFonts w:ascii="Times New Roman" w:hAnsi="Times New Roman" w:cs="宋体"/>
          <w:sz w:val="24"/>
        </w:rPr>
        <w:t>P30</w:t>
      </w:r>
      <w:r>
        <w:rPr>
          <w:rFonts w:ascii="宋体" w:hAnsi="宋体" w:cs="宋体"/>
          <w:sz w:val="24"/>
        </w:rPr>
        <w:t>处理最低，较</w:t>
      </w:r>
      <w:r>
        <w:rPr>
          <w:rFonts w:ascii="Times New Roman" w:hAnsi="Times New Roman" w:cs="宋体"/>
          <w:sz w:val="24"/>
        </w:rPr>
        <w:t>P0</w:t>
      </w:r>
      <w:r>
        <w:rPr>
          <w:rFonts w:ascii="宋体" w:hAnsi="宋体" w:cs="宋体"/>
          <w:sz w:val="24"/>
        </w:rPr>
        <w:t>降低</w:t>
      </w:r>
      <w:r>
        <w:rPr>
          <w:rFonts w:ascii="Times New Roman" w:hAnsi="Times New Roman" w:cs="宋体"/>
          <w:sz w:val="24"/>
        </w:rPr>
        <w:t>10</w:t>
      </w:r>
      <w:r>
        <w:rPr>
          <w:rFonts w:ascii="宋体" w:hAnsi="宋体" w:cs="宋体"/>
          <w:sz w:val="24"/>
        </w:rPr>
        <w:t>.</w:t>
      </w:r>
      <w:r>
        <w:rPr>
          <w:rFonts w:ascii="Times New Roman" w:hAnsi="Times New Roman" w:cs="宋体"/>
          <w:sz w:val="24"/>
        </w:rPr>
        <w:t>35</w:t>
      </w:r>
      <w:r>
        <w:rPr>
          <w:rFonts w:ascii="宋体" w:hAnsi="宋体" w:cs="宋体"/>
          <w:sz w:val="24"/>
        </w:rPr>
        <w:t>%。</w:t>
      </w:r>
      <w:r>
        <w:rPr>
          <w:rFonts w:hint="eastAsia" w:ascii="宋体" w:hAnsi="宋体" w:cs="宋体"/>
          <w:sz w:val="24"/>
        </w:rPr>
        <w:t>总之，不同施肥量处理对不同品种的结实率和千粒重</w:t>
      </w:r>
      <w:del w:id="27" w:author="奕霖 李" w:date="2026-05-12T20:32:00Z">
        <w:r>
          <w:rPr>
            <w:rFonts w:hint="eastAsia" w:ascii="宋体" w:hAnsi="宋体" w:cs="宋体"/>
            <w:sz w:val="24"/>
          </w:rPr>
          <w:delText>有不显著</w:delText>
        </w:r>
      </w:del>
      <w:r>
        <w:rPr>
          <w:rFonts w:hint="eastAsia" w:ascii="宋体" w:hAnsi="宋体" w:cs="宋体"/>
          <w:sz w:val="24"/>
        </w:rPr>
        <w:t>的影响</w:t>
      </w:r>
      <w:ins w:id="28" w:author="奕霖 李" w:date="2026-05-12T20:32:00Z">
        <w:r>
          <w:rPr>
            <w:rFonts w:hint="eastAsia" w:ascii="宋体" w:hAnsi="宋体" w:cs="宋体"/>
            <w:sz w:val="24"/>
          </w:rPr>
          <w:t>均不显著</w:t>
        </w:r>
      </w:ins>
      <w:r>
        <w:rPr>
          <w:rFonts w:hint="eastAsia" w:ascii="宋体" w:hAnsi="宋体" w:cs="宋体"/>
          <w:sz w:val="24"/>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6"/>
        <w:gridCol w:w="4578"/>
      </w:tblGrid>
      <w:tr w14:paraId="2762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7" w:type="dxa"/>
          </w:tcPr>
          <w:p w14:paraId="51F7323F">
            <w:r>
              <w:rPr>
                <w:rFonts w:hint="eastAsia" w:ascii="宋体" w:hAnsi="宋体" w:cs="宋体"/>
                <w:sz w:val="24"/>
              </w:rPr>
              <w:drawing>
                <wp:inline distT="0" distB="0" distL="114300" distR="114300">
                  <wp:extent cx="2771140" cy="1664335"/>
                  <wp:effectExtent l="0" t="0" r="10160" b="12065"/>
                  <wp:docPr id="5" name="图片 5" descr="长沙结实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长沙结实率"/>
                          <pic:cNvPicPr>
                            <a:picLocks noChangeAspect="1"/>
                          </pic:cNvPicPr>
                        </pic:nvPicPr>
                        <pic:blipFill>
                          <a:blip r:embed="rId15"/>
                          <a:stretch>
                            <a:fillRect/>
                          </a:stretch>
                        </pic:blipFill>
                        <pic:spPr>
                          <a:xfrm>
                            <a:off x="0" y="0"/>
                            <a:ext cx="2771140" cy="1664335"/>
                          </a:xfrm>
                          <a:prstGeom prst="rect">
                            <a:avLst/>
                          </a:prstGeom>
                        </pic:spPr>
                      </pic:pic>
                    </a:graphicData>
                  </a:graphic>
                </wp:inline>
              </w:drawing>
            </w:r>
          </w:p>
        </w:tc>
        <w:tc>
          <w:tcPr>
            <w:tcW w:w="4587" w:type="dxa"/>
          </w:tcPr>
          <w:p w14:paraId="20810CB0">
            <w:r>
              <w:rPr>
                <w:rFonts w:hint="eastAsia" w:ascii="宋体" w:hAnsi="宋体" w:cs="宋体"/>
                <w:sz w:val="24"/>
              </w:rPr>
              <w:drawing>
                <wp:inline distT="0" distB="0" distL="114300" distR="114300">
                  <wp:extent cx="2766695" cy="1661795"/>
                  <wp:effectExtent l="0" t="0" r="1905" b="1905"/>
                  <wp:docPr id="6" name="图片 6" descr="沅陵结实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沅陵结实率"/>
                          <pic:cNvPicPr>
                            <a:picLocks noChangeAspect="1"/>
                          </pic:cNvPicPr>
                        </pic:nvPicPr>
                        <pic:blipFill>
                          <a:blip r:embed="rId16"/>
                          <a:stretch>
                            <a:fillRect/>
                          </a:stretch>
                        </pic:blipFill>
                        <pic:spPr>
                          <a:xfrm>
                            <a:off x="0" y="0"/>
                            <a:ext cx="2766695" cy="1661795"/>
                          </a:xfrm>
                          <a:prstGeom prst="rect">
                            <a:avLst/>
                          </a:prstGeom>
                        </pic:spPr>
                      </pic:pic>
                    </a:graphicData>
                  </a:graphic>
                </wp:inline>
              </w:drawing>
            </w:r>
          </w:p>
        </w:tc>
      </w:tr>
    </w:tbl>
    <w:p w14:paraId="17E61899">
      <w:pPr>
        <w:pStyle w:val="3"/>
        <w:jc w:val="center"/>
        <w:rPr>
          <w:rFonts w:hint="eastAsia"/>
        </w:rPr>
      </w:pPr>
      <w:bookmarkStart w:id="23" w:name="_Ref3975"/>
      <w:r>
        <w:t xml:space="preserve">图 </w:t>
      </w:r>
      <w:r>
        <w:fldChar w:fldCharType="begin"/>
      </w:r>
      <w:r>
        <w:instrText xml:space="preserve"> SEQ 图 \* ARABIC </w:instrText>
      </w:r>
      <w:r>
        <w:fldChar w:fldCharType="separate"/>
      </w:r>
      <w:r>
        <w:rPr>
          <w:rFonts w:ascii="Times New Roman" w:hAnsi="Times New Roman"/>
        </w:rPr>
        <w:t>5</w:t>
      </w:r>
      <w:r>
        <w:fldChar w:fldCharType="end"/>
      </w:r>
      <w:bookmarkEnd w:id="23"/>
      <w:r>
        <w:rPr>
          <w:rFonts w:hint="eastAsia"/>
        </w:rPr>
        <w:t>磷肥不同施用量下水稻的结实率</w:t>
      </w:r>
    </w:p>
    <w:p w14:paraId="1ED59E56">
      <w:pPr>
        <w:jc w:val="center"/>
      </w:pPr>
      <w:r>
        <w:rPr>
          <w:rFonts w:ascii="Times New Roman" w:hAnsi="Times New Roman"/>
        </w:rPr>
        <w:t>Fig</w:t>
      </w:r>
      <w:r>
        <w:t>.</w:t>
      </w:r>
      <w:r>
        <w:rPr>
          <w:rFonts w:ascii="Times New Roman" w:hAnsi="Times New Roman"/>
        </w:rPr>
        <w:t>4</w:t>
      </w:r>
      <w:r>
        <w:t xml:space="preserve"> </w:t>
      </w:r>
      <w:r>
        <w:rPr>
          <w:rFonts w:ascii="Times New Roman" w:hAnsi="Times New Roman"/>
        </w:rPr>
        <w:t>The</w:t>
      </w:r>
      <w:r>
        <w:t xml:space="preserve"> </w:t>
      </w:r>
      <w:r>
        <w:rPr>
          <w:rFonts w:ascii="Times New Roman" w:hAnsi="Times New Roman"/>
        </w:rPr>
        <w:t>seed</w:t>
      </w:r>
      <w:r>
        <w:t xml:space="preserve"> </w:t>
      </w:r>
      <w:r>
        <w:rPr>
          <w:rFonts w:ascii="Times New Roman" w:hAnsi="Times New Roman"/>
        </w:rPr>
        <w:t>setting</w:t>
      </w:r>
      <w:r>
        <w:t xml:space="preserve"> </w:t>
      </w:r>
      <w:r>
        <w:rPr>
          <w:rFonts w:ascii="Times New Roman" w:hAnsi="Times New Roman"/>
        </w:rPr>
        <w:t>rate</w:t>
      </w:r>
      <w:r>
        <w:t xml:space="preserve"> </w:t>
      </w:r>
      <w:r>
        <w:rPr>
          <w:rFonts w:ascii="Times New Roman" w:hAnsi="Times New Roman"/>
        </w:rPr>
        <w:t>of</w:t>
      </w:r>
      <w:r>
        <w:t xml:space="preserve"> </w:t>
      </w:r>
      <w:r>
        <w:rPr>
          <w:rFonts w:ascii="Times New Roman" w:hAnsi="Times New Roman"/>
        </w:rPr>
        <w:t>rice</w:t>
      </w:r>
      <w:r>
        <w:t xml:space="preserve"> </w:t>
      </w:r>
      <w:r>
        <w:rPr>
          <w:rFonts w:ascii="Times New Roman" w:hAnsi="Times New Roman"/>
        </w:rPr>
        <w:t>under</w:t>
      </w:r>
      <w:r>
        <w:t xml:space="preserve"> </w:t>
      </w:r>
      <w:r>
        <w:rPr>
          <w:rFonts w:ascii="Times New Roman" w:hAnsi="Times New Roman"/>
        </w:rPr>
        <w:t>different</w:t>
      </w:r>
      <w:r>
        <w:t xml:space="preserve"> </w:t>
      </w:r>
      <w:r>
        <w:rPr>
          <w:rFonts w:ascii="Times New Roman" w:hAnsi="Times New Roman"/>
        </w:rPr>
        <w:t>application</w:t>
      </w:r>
      <w:r>
        <w:t xml:space="preserve"> </w:t>
      </w:r>
      <w:r>
        <w:rPr>
          <w:rFonts w:ascii="Times New Roman" w:hAnsi="Times New Roman"/>
        </w:rPr>
        <w:t>rates</w:t>
      </w:r>
      <w:r>
        <w:t xml:space="preserve"> </w:t>
      </w:r>
      <w:r>
        <w:rPr>
          <w:rFonts w:ascii="Times New Roman" w:hAnsi="Times New Roman"/>
        </w:rPr>
        <w:t>of</w:t>
      </w:r>
      <w:r>
        <w:t xml:space="preserve"> </w:t>
      </w:r>
      <w:r>
        <w:rPr>
          <w:rFonts w:ascii="Times New Roman" w:hAnsi="Times New Roman"/>
        </w:rPr>
        <w:t>phosphate</w:t>
      </w:r>
      <w:r>
        <w:t xml:space="preserve"> </w:t>
      </w:r>
      <w:r>
        <w:rPr>
          <w:rFonts w:ascii="Times New Roman" w:hAnsi="Times New Roman"/>
        </w:rPr>
        <w:t>fertilizer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6"/>
        <w:gridCol w:w="4578"/>
      </w:tblGrid>
      <w:tr w14:paraId="03F8C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7" w:type="dxa"/>
          </w:tcPr>
          <w:p w14:paraId="1BCD6F58">
            <w:r>
              <w:drawing>
                <wp:inline distT="0" distB="0" distL="114300" distR="114300">
                  <wp:extent cx="2772410" cy="1621155"/>
                  <wp:effectExtent l="0" t="0" r="8890" b="4445"/>
                  <wp:docPr id="7" name="图片 7" descr="长沙千粒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长沙千粒重"/>
                          <pic:cNvPicPr>
                            <a:picLocks noChangeAspect="1"/>
                          </pic:cNvPicPr>
                        </pic:nvPicPr>
                        <pic:blipFill>
                          <a:blip r:embed="rId17"/>
                          <a:stretch>
                            <a:fillRect/>
                          </a:stretch>
                        </pic:blipFill>
                        <pic:spPr>
                          <a:xfrm>
                            <a:off x="0" y="0"/>
                            <a:ext cx="2772410" cy="1621155"/>
                          </a:xfrm>
                          <a:prstGeom prst="rect">
                            <a:avLst/>
                          </a:prstGeom>
                        </pic:spPr>
                      </pic:pic>
                    </a:graphicData>
                  </a:graphic>
                </wp:inline>
              </w:drawing>
            </w:r>
          </w:p>
        </w:tc>
        <w:tc>
          <w:tcPr>
            <w:tcW w:w="4587" w:type="dxa"/>
          </w:tcPr>
          <w:p w14:paraId="292ABD9A">
            <w:r>
              <w:drawing>
                <wp:inline distT="0" distB="0" distL="114300" distR="114300">
                  <wp:extent cx="2766695" cy="1661795"/>
                  <wp:effectExtent l="0" t="0" r="1905" b="1905"/>
                  <wp:docPr id="8" name="图片 8" descr="沅陵千粒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沅陵千粒重"/>
                          <pic:cNvPicPr>
                            <a:picLocks noChangeAspect="1"/>
                          </pic:cNvPicPr>
                        </pic:nvPicPr>
                        <pic:blipFill>
                          <a:blip r:embed="rId18"/>
                          <a:stretch>
                            <a:fillRect/>
                          </a:stretch>
                        </pic:blipFill>
                        <pic:spPr>
                          <a:xfrm>
                            <a:off x="0" y="0"/>
                            <a:ext cx="2766695" cy="1661795"/>
                          </a:xfrm>
                          <a:prstGeom prst="rect">
                            <a:avLst/>
                          </a:prstGeom>
                        </pic:spPr>
                      </pic:pic>
                    </a:graphicData>
                  </a:graphic>
                </wp:inline>
              </w:drawing>
            </w:r>
          </w:p>
        </w:tc>
      </w:tr>
    </w:tbl>
    <w:p w14:paraId="38020AC7">
      <w:pPr>
        <w:pStyle w:val="3"/>
        <w:jc w:val="center"/>
        <w:rPr>
          <w:rFonts w:hint="eastAsia"/>
        </w:rPr>
      </w:pPr>
      <w:bookmarkStart w:id="24" w:name="_Ref4076"/>
      <w:r>
        <w:t xml:space="preserve">图 </w:t>
      </w:r>
      <w:r>
        <w:fldChar w:fldCharType="begin"/>
      </w:r>
      <w:r>
        <w:instrText xml:space="preserve"> SEQ 图 \* ARABIC </w:instrText>
      </w:r>
      <w:r>
        <w:fldChar w:fldCharType="separate"/>
      </w:r>
      <w:r>
        <w:rPr>
          <w:rFonts w:ascii="Times New Roman" w:hAnsi="Times New Roman"/>
        </w:rPr>
        <w:t>6</w:t>
      </w:r>
      <w:r>
        <w:fldChar w:fldCharType="end"/>
      </w:r>
      <w:bookmarkEnd w:id="24"/>
      <w:r>
        <w:rPr>
          <w:rFonts w:hint="eastAsia"/>
        </w:rPr>
        <w:t>磷肥不同施用量下水稻的千粒重</w:t>
      </w:r>
    </w:p>
    <w:p w14:paraId="7894D7FE">
      <w:pPr>
        <w:jc w:val="center"/>
      </w:pPr>
      <w:r>
        <w:rPr>
          <w:rFonts w:ascii="Times New Roman" w:hAnsi="Times New Roman"/>
        </w:rPr>
        <w:t>Fig</w:t>
      </w:r>
      <w:r>
        <w:t>.</w:t>
      </w:r>
      <w:r>
        <w:rPr>
          <w:rFonts w:ascii="Times New Roman" w:hAnsi="Times New Roman"/>
        </w:rPr>
        <w:t>5</w:t>
      </w:r>
      <w:r>
        <w:t xml:space="preserve"> </w:t>
      </w:r>
      <w:r>
        <w:rPr>
          <w:rFonts w:ascii="Times New Roman" w:hAnsi="Times New Roman"/>
        </w:rPr>
        <w:t>Thousand</w:t>
      </w:r>
      <w:r>
        <w:t xml:space="preserve"> </w:t>
      </w:r>
      <w:r>
        <w:rPr>
          <w:rFonts w:ascii="Times New Roman" w:hAnsi="Times New Roman"/>
        </w:rPr>
        <w:t>grain</w:t>
      </w:r>
      <w:r>
        <w:t xml:space="preserve"> </w:t>
      </w:r>
      <w:r>
        <w:rPr>
          <w:rFonts w:ascii="Times New Roman" w:hAnsi="Times New Roman"/>
        </w:rPr>
        <w:t>weight</w:t>
      </w:r>
      <w:r>
        <w:t xml:space="preserve"> </w:t>
      </w:r>
      <w:r>
        <w:rPr>
          <w:rFonts w:ascii="Times New Roman" w:hAnsi="Times New Roman"/>
        </w:rPr>
        <w:t>of</w:t>
      </w:r>
      <w:r>
        <w:t xml:space="preserve"> </w:t>
      </w:r>
      <w:r>
        <w:rPr>
          <w:rFonts w:ascii="Times New Roman" w:hAnsi="Times New Roman"/>
        </w:rPr>
        <w:t>rice</w:t>
      </w:r>
      <w:r>
        <w:t xml:space="preserve"> </w:t>
      </w:r>
      <w:r>
        <w:rPr>
          <w:rFonts w:ascii="Times New Roman" w:hAnsi="Times New Roman"/>
        </w:rPr>
        <w:t>under</w:t>
      </w:r>
      <w:r>
        <w:t xml:space="preserve"> </w:t>
      </w:r>
      <w:r>
        <w:rPr>
          <w:rFonts w:ascii="Times New Roman" w:hAnsi="Times New Roman"/>
        </w:rPr>
        <w:t>different</w:t>
      </w:r>
      <w:r>
        <w:t xml:space="preserve"> </w:t>
      </w:r>
      <w:r>
        <w:rPr>
          <w:rFonts w:ascii="Times New Roman" w:hAnsi="Times New Roman"/>
        </w:rPr>
        <w:t>application</w:t>
      </w:r>
      <w:r>
        <w:t xml:space="preserve"> </w:t>
      </w:r>
      <w:r>
        <w:rPr>
          <w:rFonts w:ascii="Times New Roman" w:hAnsi="Times New Roman"/>
        </w:rPr>
        <w:t>rates</w:t>
      </w:r>
      <w:r>
        <w:t xml:space="preserve"> </w:t>
      </w:r>
      <w:r>
        <w:rPr>
          <w:rFonts w:ascii="Times New Roman" w:hAnsi="Times New Roman"/>
        </w:rPr>
        <w:t>of</w:t>
      </w:r>
      <w:r>
        <w:t xml:space="preserve"> </w:t>
      </w:r>
      <w:r>
        <w:rPr>
          <w:rFonts w:ascii="Times New Roman" w:hAnsi="Times New Roman"/>
        </w:rPr>
        <w:t>phosphate</w:t>
      </w:r>
      <w:r>
        <w:t xml:space="preserve"> </w:t>
      </w:r>
      <w:r>
        <w:rPr>
          <w:rFonts w:ascii="Times New Roman" w:hAnsi="Times New Roman"/>
        </w:rPr>
        <w:t>fertilizer</w:t>
      </w:r>
    </w:p>
    <w:p w14:paraId="437EDD17">
      <w:pPr>
        <w:pStyle w:val="3"/>
        <w:framePr w:hSpace="180" w:wrap="around" w:vAnchor="text" w:hAnchor="page" w:x="748" w:y="75"/>
        <w:widowControl/>
        <w:shd w:val="clear" w:color="auto" w:fill="FFFFFF"/>
        <w:spacing w:line="440" w:lineRule="exact"/>
        <w:outlineLvl w:val="2"/>
        <w:rPr>
          <w:rFonts w:hint="eastAsia" w:ascii="宋体" w:hAnsi="宋体" w:cs="宋体"/>
          <w:sz w:val="24"/>
        </w:rPr>
      </w:pPr>
    </w:p>
    <w:p w14:paraId="584D2EBE"/>
    <w:p w14:paraId="196F85FD">
      <w:pPr>
        <w:pStyle w:val="3"/>
        <w:keepNext/>
        <w:jc w:val="center"/>
        <w:rPr>
          <w:rFonts w:hint="eastAsia"/>
        </w:rPr>
      </w:pPr>
      <w:bookmarkStart w:id="25" w:name="_Ref229423636"/>
      <w:r>
        <w:rPr>
          <w:rFonts w:hint="eastAsia"/>
        </w:rPr>
        <w:t>表</w:t>
      </w:r>
      <w:r>
        <w:rPr>
          <w:rFonts w:hint="eastAsia" w:ascii="Times New Roman" w:hAnsi="Times New Roman"/>
        </w:rPr>
        <w:t>3</w:t>
      </w:r>
      <w:r>
        <w:rPr>
          <w:rFonts w:hint="eastAsia"/>
        </w:rPr>
        <w:t xml:space="preserve">- </w:t>
      </w:r>
      <w:r>
        <w:fldChar w:fldCharType="begin"/>
      </w:r>
      <w:r>
        <w:instrText xml:space="preserve"> </w:instrText>
      </w:r>
      <w:r>
        <w:rPr>
          <w:rFonts w:hint="eastAsia"/>
        </w:rPr>
        <w:instrText xml:space="preserve">SEQ 表3- \* ARABIC</w:instrText>
      </w:r>
      <w:r>
        <w:instrText xml:space="preserve"> </w:instrText>
      </w:r>
      <w:r>
        <w:fldChar w:fldCharType="separate"/>
      </w:r>
      <w:r>
        <w:rPr>
          <w:rFonts w:hint="eastAsia" w:ascii="Times New Roman" w:hAnsi="Times New Roman"/>
        </w:rPr>
        <w:t>1</w:t>
      </w:r>
      <w:r>
        <w:fldChar w:fldCharType="end"/>
      </w:r>
      <w:r>
        <w:rPr>
          <w:rFonts w:hint="eastAsia"/>
        </w:rPr>
        <w:t xml:space="preserve"> </w:t>
      </w:r>
      <w:r>
        <w:t>不同磷肥施用量下水稻的产量性状</w:t>
      </w:r>
      <w:bookmarkEnd w:id="25"/>
    </w:p>
    <w:p w14:paraId="4AE224EF">
      <w:pPr>
        <w:jc w:val="center"/>
      </w:pPr>
      <w:r>
        <w:rPr>
          <w:rFonts w:ascii="Times New Roman" w:hAnsi="Times New Roman"/>
        </w:rPr>
        <w:t>Table</w:t>
      </w:r>
      <w:r>
        <w:t xml:space="preserve"> </w:t>
      </w:r>
      <w:r>
        <w:rPr>
          <w:rFonts w:ascii="Times New Roman" w:hAnsi="Times New Roman"/>
        </w:rPr>
        <w:t>3</w:t>
      </w:r>
      <w:r>
        <w:t>-</w:t>
      </w:r>
      <w:r>
        <w:rPr>
          <w:rFonts w:ascii="Times New Roman" w:hAnsi="Times New Roman"/>
        </w:rPr>
        <w:t>1</w:t>
      </w:r>
      <w:r>
        <w:t xml:space="preserve"> </w:t>
      </w:r>
      <w:r>
        <w:rPr>
          <w:rFonts w:ascii="Times New Roman" w:hAnsi="Times New Roman"/>
        </w:rPr>
        <w:t>Yield</w:t>
      </w:r>
      <w:r>
        <w:t xml:space="preserve"> </w:t>
      </w:r>
      <w:r>
        <w:rPr>
          <w:rFonts w:ascii="Times New Roman" w:hAnsi="Times New Roman"/>
        </w:rPr>
        <w:t>traits</w:t>
      </w:r>
      <w:r>
        <w:t xml:space="preserve"> </w:t>
      </w:r>
      <w:r>
        <w:rPr>
          <w:rFonts w:ascii="Times New Roman" w:hAnsi="Times New Roman"/>
        </w:rPr>
        <w:t>of</w:t>
      </w:r>
      <w:r>
        <w:t xml:space="preserve"> </w:t>
      </w:r>
      <w:r>
        <w:rPr>
          <w:rFonts w:ascii="Times New Roman" w:hAnsi="Times New Roman"/>
        </w:rPr>
        <w:t>rice</w:t>
      </w:r>
      <w:r>
        <w:t xml:space="preserve"> </w:t>
      </w:r>
      <w:r>
        <w:rPr>
          <w:rFonts w:ascii="Times New Roman" w:hAnsi="Times New Roman"/>
        </w:rPr>
        <w:t>under</w:t>
      </w:r>
      <w:r>
        <w:t xml:space="preserve"> </w:t>
      </w:r>
      <w:r>
        <w:rPr>
          <w:rFonts w:ascii="Times New Roman" w:hAnsi="Times New Roman"/>
        </w:rPr>
        <w:t>different</w:t>
      </w:r>
      <w:r>
        <w:t xml:space="preserve"> </w:t>
      </w:r>
      <w:r>
        <w:rPr>
          <w:rFonts w:ascii="Times New Roman" w:hAnsi="Times New Roman"/>
        </w:rPr>
        <w:t>phosphorus</w:t>
      </w:r>
      <w:r>
        <w:t xml:space="preserve"> </w:t>
      </w:r>
      <w:r>
        <w:rPr>
          <w:rFonts w:ascii="Times New Roman" w:hAnsi="Times New Roman"/>
        </w:rPr>
        <w:t>fertilizer</w:t>
      </w:r>
      <w:r>
        <w:t xml:space="preserve"> </w:t>
      </w:r>
      <w:r>
        <w:rPr>
          <w:rFonts w:ascii="Times New Roman" w:hAnsi="Times New Roman"/>
        </w:rPr>
        <w:t>application</w:t>
      </w:r>
      <w:r>
        <w:t xml:space="preserve"> </w:t>
      </w:r>
      <w:r>
        <w:rPr>
          <w:rFonts w:ascii="Times New Roman" w:hAnsi="Times New Roman"/>
        </w:rPr>
        <w:t>rates</w:t>
      </w:r>
    </w:p>
    <w:tbl>
      <w:tblPr>
        <w:tblStyle w:val="14"/>
        <w:tblpPr w:leftFromText="180" w:rightFromText="180" w:vertAnchor="text" w:horzAnchor="page" w:tblpX="726" w:tblpY="430"/>
        <w:tblOverlap w:val="never"/>
        <w:tblW w:w="1119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709"/>
        <w:gridCol w:w="2552"/>
        <w:gridCol w:w="1984"/>
        <w:gridCol w:w="1985"/>
        <w:gridCol w:w="1984"/>
      </w:tblGrid>
      <w:tr w14:paraId="42404E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Borders>
              <w:bottom w:val="single" w:color="000000" w:sz="4" w:space="0"/>
            </w:tcBorders>
          </w:tcPr>
          <w:p w14:paraId="5E4314BA">
            <w:pPr>
              <w:widowControl/>
              <w:spacing w:line="360" w:lineRule="auto"/>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c>
          <w:tcPr>
            <w:tcW w:w="709" w:type="dxa"/>
            <w:tcBorders>
              <w:bottom w:val="single" w:color="000000" w:sz="4" w:space="0"/>
            </w:tcBorders>
          </w:tcPr>
          <w:p w14:paraId="146B09D4">
            <w:pPr>
              <w:widowControl/>
              <w:spacing w:line="360" w:lineRule="auto"/>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处理</w:t>
            </w:r>
          </w:p>
        </w:tc>
        <w:tc>
          <w:tcPr>
            <w:tcW w:w="2552" w:type="dxa"/>
            <w:tcBorders>
              <w:bottom w:val="single" w:color="000000" w:sz="4" w:space="0"/>
            </w:tcBorders>
            <w:noWrap/>
          </w:tcPr>
          <w:p w14:paraId="026EEEDF">
            <w:pPr>
              <w:widowControl/>
              <w:spacing w:line="360" w:lineRule="auto"/>
              <w:jc w:val="center"/>
              <w:rPr>
                <w:rFonts w:hint="eastAsia" w:ascii="等线" w:hAnsi="等线" w:eastAsia="等线" w:cs="宋体"/>
                <w:color w:val="000000"/>
                <w:kern w:val="0"/>
                <w:sz w:val="22"/>
                <w:szCs w:val="22"/>
              </w:rPr>
            </w:pPr>
            <w:r>
              <w:rPr>
                <w:rFonts w:ascii="等线" w:hAnsi="等线" w:eastAsia="等线" w:cs="宋体"/>
                <w:color w:val="000000"/>
                <w:kern w:val="0"/>
                <w:sz w:val="22"/>
                <w:szCs w:val="22"/>
              </w:rPr>
              <w:t>有效穗数(×</w:t>
            </w:r>
            <w:r>
              <w:rPr>
                <w:rFonts w:ascii="Times New Roman" w:hAnsi="Times New Roman" w:eastAsia="等线" w:cs="宋体"/>
                <w:color w:val="000000"/>
                <w:kern w:val="0"/>
                <w:sz w:val="22"/>
                <w:szCs w:val="22"/>
              </w:rPr>
              <w:t>10</w:t>
            </w:r>
            <w:r>
              <w:rPr>
                <w:rFonts w:ascii="Times New Roman" w:hAnsi="Times New Roman" w:eastAsia="等线" w:cs="宋体"/>
                <w:color w:val="000000"/>
                <w:kern w:val="0"/>
                <w:sz w:val="22"/>
                <w:szCs w:val="22"/>
                <w:vertAlign w:val="superscript"/>
              </w:rPr>
              <w:t>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hm</w:t>
            </w:r>
            <w:r>
              <w:rPr>
                <w:rFonts w:ascii="Times New Roman" w:hAnsi="Times New Roman" w:eastAsia="等线" w:cs="宋体"/>
                <w:color w:val="000000"/>
                <w:kern w:val="0"/>
                <w:sz w:val="22"/>
                <w:szCs w:val="22"/>
                <w:vertAlign w:val="superscript"/>
              </w:rPr>
              <w:t>2</w:t>
            </w:r>
            <w:r>
              <w:rPr>
                <w:rFonts w:ascii="等线" w:hAnsi="等线" w:eastAsia="等线" w:cs="宋体"/>
                <w:color w:val="000000"/>
                <w:kern w:val="0"/>
                <w:sz w:val="22"/>
                <w:szCs w:val="22"/>
              </w:rPr>
              <w:t>)</w:t>
            </w:r>
          </w:p>
        </w:tc>
        <w:tc>
          <w:tcPr>
            <w:tcW w:w="1984" w:type="dxa"/>
            <w:tcBorders>
              <w:bottom w:val="single" w:color="000000" w:sz="4" w:space="0"/>
            </w:tcBorders>
            <w:noWrap/>
          </w:tcPr>
          <w:p w14:paraId="0737D1BE">
            <w:pPr>
              <w:widowControl/>
              <w:spacing w:line="360" w:lineRule="auto"/>
              <w:jc w:val="center"/>
              <w:rPr>
                <w:rFonts w:hint="eastAsia" w:ascii="等线" w:hAnsi="等线" w:eastAsia="等线" w:cs="宋体"/>
                <w:color w:val="000000"/>
                <w:kern w:val="0"/>
                <w:sz w:val="22"/>
                <w:szCs w:val="22"/>
              </w:rPr>
            </w:pPr>
            <w:r>
              <w:rPr>
                <w:rFonts w:ascii="等线" w:hAnsi="等线" w:eastAsia="等线" w:cs="宋体"/>
                <w:color w:val="000000"/>
                <w:kern w:val="0"/>
                <w:sz w:val="22"/>
                <w:szCs w:val="22"/>
              </w:rPr>
              <w:t>每穗粒数</w:t>
            </w:r>
          </w:p>
        </w:tc>
        <w:tc>
          <w:tcPr>
            <w:tcW w:w="1985" w:type="dxa"/>
            <w:tcBorders>
              <w:bottom w:val="single" w:color="000000" w:sz="4" w:space="0"/>
            </w:tcBorders>
            <w:noWrap/>
          </w:tcPr>
          <w:p w14:paraId="76D58D4A">
            <w:pPr>
              <w:widowControl/>
              <w:spacing w:line="360" w:lineRule="auto"/>
              <w:jc w:val="center"/>
              <w:rPr>
                <w:rFonts w:hint="eastAsia" w:ascii="等线" w:hAnsi="等线" w:eastAsia="等线" w:cs="宋体"/>
                <w:color w:val="000000"/>
                <w:kern w:val="0"/>
                <w:sz w:val="22"/>
                <w:szCs w:val="22"/>
              </w:rPr>
            </w:pPr>
            <w:r>
              <w:rPr>
                <w:rFonts w:ascii="等线" w:hAnsi="等线" w:eastAsia="等线" w:cs="宋体"/>
                <w:color w:val="000000"/>
                <w:kern w:val="0"/>
                <w:sz w:val="22"/>
                <w:szCs w:val="22"/>
              </w:rPr>
              <w:t>结实率</w:t>
            </w:r>
            <w:r>
              <w:rPr>
                <w:rFonts w:hint="eastAsia" w:ascii="等线" w:hAnsi="等线" w:eastAsia="等线" w:cs="宋体"/>
                <w:color w:val="000000"/>
                <w:kern w:val="0"/>
                <w:sz w:val="22"/>
                <w:szCs w:val="22"/>
              </w:rPr>
              <w:t>（%）</w:t>
            </w:r>
          </w:p>
        </w:tc>
        <w:tc>
          <w:tcPr>
            <w:tcW w:w="1984" w:type="dxa"/>
            <w:tcBorders>
              <w:bottom w:val="single" w:color="000000" w:sz="4" w:space="0"/>
            </w:tcBorders>
            <w:noWrap/>
          </w:tcPr>
          <w:p w14:paraId="6A497431">
            <w:pPr>
              <w:widowControl/>
              <w:spacing w:line="360" w:lineRule="auto"/>
              <w:jc w:val="center"/>
              <w:rPr>
                <w:rFonts w:hint="eastAsia" w:ascii="等线" w:hAnsi="等线" w:eastAsia="等线" w:cs="宋体"/>
                <w:color w:val="000000"/>
                <w:kern w:val="0"/>
                <w:sz w:val="22"/>
                <w:szCs w:val="22"/>
              </w:rPr>
            </w:pPr>
            <w:r>
              <w:rPr>
                <w:rFonts w:ascii="等线" w:hAnsi="等线" w:eastAsia="等线" w:cs="宋体"/>
                <w:color w:val="000000"/>
                <w:kern w:val="0"/>
                <w:sz w:val="22"/>
                <w:szCs w:val="22"/>
              </w:rPr>
              <w:t>千粒重</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g</w:t>
            </w:r>
            <w:r>
              <w:rPr>
                <w:rFonts w:hint="eastAsia" w:ascii="等线" w:hAnsi="等线" w:eastAsia="等线" w:cs="宋体"/>
                <w:color w:val="000000"/>
                <w:kern w:val="0"/>
                <w:sz w:val="22"/>
                <w:szCs w:val="22"/>
              </w:rPr>
              <w:t>）</w:t>
            </w:r>
          </w:p>
        </w:tc>
      </w:tr>
      <w:tr w14:paraId="494C74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4D6E034F">
            <w:pPr>
              <w:widowControl/>
              <w:spacing w:line="360" w:lineRule="auto"/>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长沙-中嘉早</w:t>
            </w:r>
            <w:r>
              <w:rPr>
                <w:rFonts w:hint="eastAsia" w:ascii="Times New Roman" w:hAnsi="Times New Roman" w:eastAsia="等线" w:cs="宋体"/>
                <w:color w:val="000000"/>
                <w:kern w:val="0"/>
                <w:sz w:val="22"/>
                <w:szCs w:val="22"/>
              </w:rPr>
              <w:t>17</w:t>
            </w:r>
          </w:p>
        </w:tc>
        <w:tc>
          <w:tcPr>
            <w:tcW w:w="709" w:type="dxa"/>
          </w:tcPr>
          <w:p w14:paraId="1BFE2AB5">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P0</w:t>
            </w:r>
          </w:p>
        </w:tc>
        <w:tc>
          <w:tcPr>
            <w:tcW w:w="2552" w:type="dxa"/>
            <w:noWrap/>
          </w:tcPr>
          <w:p w14:paraId="77089769">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62a</w:t>
            </w:r>
          </w:p>
        </w:tc>
        <w:tc>
          <w:tcPr>
            <w:tcW w:w="1984" w:type="dxa"/>
            <w:noWrap/>
          </w:tcPr>
          <w:p w14:paraId="7F106ACE">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137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39</w:t>
            </w:r>
            <w:r>
              <w:rPr>
                <w:rFonts w:ascii="Times New Roman" w:hAnsi="Times New Roman" w:eastAsia="等线" w:cs="宋体"/>
                <w:color w:val="000000"/>
                <w:kern w:val="0"/>
                <w:sz w:val="22"/>
                <w:szCs w:val="22"/>
              </w:rPr>
              <w:t>a</w:t>
            </w:r>
          </w:p>
        </w:tc>
        <w:tc>
          <w:tcPr>
            <w:tcW w:w="1985" w:type="dxa"/>
            <w:noWrap/>
          </w:tcPr>
          <w:p w14:paraId="6EA6B8E9">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8</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21</w:t>
            </w:r>
            <w:r>
              <w:rPr>
                <w:rFonts w:ascii="Times New Roman" w:hAnsi="Times New Roman" w:eastAsia="等线" w:cs="宋体"/>
                <w:color w:val="000000"/>
                <w:kern w:val="0"/>
                <w:sz w:val="22"/>
                <w:szCs w:val="22"/>
              </w:rPr>
              <w:t>a</w:t>
            </w:r>
          </w:p>
        </w:tc>
        <w:tc>
          <w:tcPr>
            <w:tcW w:w="1984" w:type="dxa"/>
            <w:noWrap/>
          </w:tcPr>
          <w:p w14:paraId="7D86816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15</w:t>
            </w:r>
            <w:r>
              <w:rPr>
                <w:rFonts w:ascii="Times New Roman" w:hAnsi="Times New Roman" w:eastAsia="等线" w:cs="宋体"/>
                <w:color w:val="000000"/>
                <w:kern w:val="0"/>
                <w:sz w:val="22"/>
                <w:szCs w:val="22"/>
              </w:rPr>
              <w:t>a</w:t>
            </w:r>
          </w:p>
        </w:tc>
      </w:tr>
      <w:tr w14:paraId="18761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241F9ECA">
            <w:pPr>
              <w:widowControl/>
              <w:spacing w:line="360" w:lineRule="auto"/>
              <w:jc w:val="center"/>
              <w:rPr>
                <w:rFonts w:hint="eastAsia" w:ascii="等线" w:hAnsi="等线" w:eastAsia="等线" w:cs="宋体"/>
                <w:color w:val="000000"/>
                <w:kern w:val="0"/>
                <w:sz w:val="22"/>
                <w:szCs w:val="22"/>
              </w:rPr>
            </w:pPr>
          </w:p>
        </w:tc>
        <w:tc>
          <w:tcPr>
            <w:tcW w:w="709" w:type="dxa"/>
          </w:tcPr>
          <w:p w14:paraId="66B3949F">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P30</w:t>
            </w:r>
          </w:p>
        </w:tc>
        <w:tc>
          <w:tcPr>
            <w:tcW w:w="2552" w:type="dxa"/>
            <w:noWrap/>
          </w:tcPr>
          <w:p w14:paraId="001A27F0">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23</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25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05a</w:t>
            </w:r>
          </w:p>
        </w:tc>
        <w:tc>
          <w:tcPr>
            <w:tcW w:w="1984" w:type="dxa"/>
            <w:noWrap/>
          </w:tcPr>
          <w:p w14:paraId="5DC4CC37">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151</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49</w:t>
            </w:r>
            <w:r>
              <w:rPr>
                <w:rFonts w:ascii="Times New Roman" w:hAnsi="Times New Roman" w:eastAsia="等线" w:cs="宋体"/>
                <w:color w:val="000000"/>
                <w:kern w:val="0"/>
                <w:sz w:val="22"/>
                <w:szCs w:val="22"/>
              </w:rPr>
              <w:t>a</w:t>
            </w:r>
          </w:p>
        </w:tc>
        <w:tc>
          <w:tcPr>
            <w:tcW w:w="1985" w:type="dxa"/>
            <w:noWrap/>
          </w:tcPr>
          <w:p w14:paraId="1076F3E6">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80</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7</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68</w:t>
            </w:r>
            <w:r>
              <w:rPr>
                <w:rFonts w:ascii="Times New Roman" w:hAnsi="Times New Roman" w:eastAsia="等线" w:cs="宋体"/>
                <w:color w:val="000000"/>
                <w:kern w:val="0"/>
                <w:sz w:val="22"/>
                <w:szCs w:val="22"/>
              </w:rPr>
              <w:t>a</w:t>
            </w:r>
          </w:p>
        </w:tc>
        <w:tc>
          <w:tcPr>
            <w:tcW w:w="1984" w:type="dxa"/>
            <w:noWrap/>
          </w:tcPr>
          <w:p w14:paraId="418EE10F">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86</w:t>
            </w:r>
            <w:r>
              <w:rPr>
                <w:rFonts w:ascii="Times New Roman" w:hAnsi="Times New Roman" w:eastAsia="等线" w:cs="宋体"/>
                <w:color w:val="000000"/>
                <w:kern w:val="0"/>
                <w:sz w:val="22"/>
                <w:szCs w:val="22"/>
              </w:rPr>
              <w:t>a</w:t>
            </w:r>
          </w:p>
        </w:tc>
      </w:tr>
      <w:tr w14:paraId="6729E4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3F512E7F">
            <w:pPr>
              <w:widowControl/>
              <w:spacing w:line="360" w:lineRule="auto"/>
              <w:jc w:val="center"/>
              <w:rPr>
                <w:rFonts w:hint="eastAsia" w:ascii="等线" w:hAnsi="等线" w:eastAsia="等线" w:cs="宋体"/>
                <w:color w:val="000000"/>
                <w:kern w:val="0"/>
                <w:sz w:val="22"/>
                <w:szCs w:val="22"/>
              </w:rPr>
            </w:pPr>
          </w:p>
        </w:tc>
        <w:tc>
          <w:tcPr>
            <w:tcW w:w="709" w:type="dxa"/>
          </w:tcPr>
          <w:p w14:paraId="223E980E">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P60</w:t>
            </w:r>
          </w:p>
        </w:tc>
        <w:tc>
          <w:tcPr>
            <w:tcW w:w="2552" w:type="dxa"/>
            <w:noWrap/>
          </w:tcPr>
          <w:p w14:paraId="2A59BA2F">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86a</w:t>
            </w:r>
          </w:p>
        </w:tc>
        <w:tc>
          <w:tcPr>
            <w:tcW w:w="1984" w:type="dxa"/>
            <w:noWrap/>
          </w:tcPr>
          <w:p w14:paraId="14DF1E0E">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136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98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86</w:t>
            </w:r>
            <w:r>
              <w:rPr>
                <w:rFonts w:ascii="Times New Roman" w:hAnsi="Times New Roman" w:eastAsia="等线" w:cs="宋体"/>
                <w:color w:val="000000"/>
                <w:kern w:val="0"/>
                <w:sz w:val="22"/>
                <w:szCs w:val="22"/>
              </w:rPr>
              <w:t>a</w:t>
            </w:r>
          </w:p>
        </w:tc>
        <w:tc>
          <w:tcPr>
            <w:tcW w:w="1985" w:type="dxa"/>
            <w:noWrap/>
          </w:tcPr>
          <w:p w14:paraId="6BD4F713">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61</w:t>
            </w:r>
            <w:r>
              <w:rPr>
                <w:rFonts w:ascii="Times New Roman" w:hAnsi="Times New Roman" w:eastAsia="等线" w:cs="宋体"/>
                <w:color w:val="000000"/>
                <w:kern w:val="0"/>
                <w:sz w:val="22"/>
                <w:szCs w:val="22"/>
              </w:rPr>
              <w:t>a</w:t>
            </w:r>
          </w:p>
        </w:tc>
        <w:tc>
          <w:tcPr>
            <w:tcW w:w="1984" w:type="dxa"/>
            <w:noWrap/>
          </w:tcPr>
          <w:p w14:paraId="7B90F351">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w:t>
            </w:r>
            <w:r>
              <w:rPr>
                <w:rFonts w:hint="eastAsia" w:ascii="Times New Roman" w:hAnsi="Times New Roman" w:eastAsia="等线" w:cs="宋体"/>
                <w:color w:val="000000"/>
                <w:kern w:val="0"/>
                <w:sz w:val="22"/>
                <w:szCs w:val="22"/>
              </w:rPr>
              <w:t>7</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68</w:t>
            </w:r>
            <w:r>
              <w:rPr>
                <w:rFonts w:ascii="Times New Roman" w:hAnsi="Times New Roman" w:eastAsia="等线" w:cs="宋体"/>
                <w:color w:val="000000"/>
                <w:kern w:val="0"/>
                <w:sz w:val="22"/>
                <w:szCs w:val="22"/>
              </w:rPr>
              <w:t>a</w:t>
            </w:r>
          </w:p>
        </w:tc>
      </w:tr>
      <w:tr w14:paraId="6AEF0A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7093EA8D">
            <w:pPr>
              <w:widowControl/>
              <w:spacing w:line="360" w:lineRule="auto"/>
              <w:jc w:val="center"/>
              <w:rPr>
                <w:rFonts w:hint="eastAsia" w:ascii="等线" w:hAnsi="等线" w:eastAsia="等线" w:cs="宋体"/>
                <w:color w:val="000000"/>
                <w:kern w:val="0"/>
                <w:sz w:val="22"/>
                <w:szCs w:val="22"/>
              </w:rPr>
            </w:pPr>
          </w:p>
        </w:tc>
        <w:tc>
          <w:tcPr>
            <w:tcW w:w="709" w:type="dxa"/>
          </w:tcPr>
          <w:p w14:paraId="5DC1CBD7">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P90</w:t>
            </w:r>
          </w:p>
        </w:tc>
        <w:tc>
          <w:tcPr>
            <w:tcW w:w="2552" w:type="dxa"/>
            <w:noWrap/>
          </w:tcPr>
          <w:p w14:paraId="3795E0C4">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07a</w:t>
            </w:r>
          </w:p>
        </w:tc>
        <w:tc>
          <w:tcPr>
            <w:tcW w:w="1984" w:type="dxa"/>
            <w:noWrap/>
          </w:tcPr>
          <w:p w14:paraId="4D97D6BF">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136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15</w:t>
            </w:r>
            <w:r>
              <w:rPr>
                <w:rFonts w:ascii="Times New Roman" w:hAnsi="Times New Roman" w:eastAsia="等线" w:cs="宋体"/>
                <w:color w:val="000000"/>
                <w:kern w:val="0"/>
                <w:sz w:val="22"/>
                <w:szCs w:val="22"/>
              </w:rPr>
              <w:t>a</w:t>
            </w:r>
          </w:p>
        </w:tc>
        <w:tc>
          <w:tcPr>
            <w:tcW w:w="1985" w:type="dxa"/>
            <w:noWrap/>
          </w:tcPr>
          <w:p w14:paraId="75EDB0FA">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71</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51</w:t>
            </w:r>
            <w:r>
              <w:rPr>
                <w:rFonts w:ascii="Times New Roman" w:hAnsi="Times New Roman" w:eastAsia="等线" w:cs="宋体"/>
                <w:color w:val="000000"/>
                <w:kern w:val="0"/>
                <w:sz w:val="22"/>
                <w:szCs w:val="22"/>
              </w:rPr>
              <w:t>a</w:t>
            </w:r>
          </w:p>
        </w:tc>
        <w:tc>
          <w:tcPr>
            <w:tcW w:w="1984" w:type="dxa"/>
            <w:noWrap/>
          </w:tcPr>
          <w:p w14:paraId="6E251E9A">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08</w:t>
            </w:r>
            <w:r>
              <w:rPr>
                <w:rFonts w:ascii="Times New Roman" w:hAnsi="Times New Roman" w:eastAsia="等线" w:cs="宋体"/>
                <w:color w:val="000000"/>
                <w:kern w:val="0"/>
                <w:sz w:val="22"/>
                <w:szCs w:val="22"/>
              </w:rPr>
              <w:t>a</w:t>
            </w:r>
          </w:p>
        </w:tc>
      </w:tr>
      <w:tr w14:paraId="57ECB3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07B8694A">
            <w:pPr>
              <w:widowControl/>
              <w:spacing w:line="360" w:lineRule="auto"/>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长沙-株两优</w:t>
            </w:r>
            <w:r>
              <w:rPr>
                <w:rFonts w:hint="eastAsia" w:ascii="Times New Roman" w:hAnsi="Times New Roman" w:eastAsia="等线" w:cs="宋体"/>
                <w:color w:val="000000"/>
                <w:kern w:val="0"/>
                <w:sz w:val="22"/>
                <w:szCs w:val="22"/>
              </w:rPr>
              <w:t>4024</w:t>
            </w:r>
          </w:p>
        </w:tc>
        <w:tc>
          <w:tcPr>
            <w:tcW w:w="709" w:type="dxa"/>
          </w:tcPr>
          <w:p w14:paraId="678E9B91">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P0</w:t>
            </w:r>
          </w:p>
        </w:tc>
        <w:tc>
          <w:tcPr>
            <w:tcW w:w="2552" w:type="dxa"/>
            <w:noWrap/>
          </w:tcPr>
          <w:p w14:paraId="14B98E9C">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31</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07</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67</w:t>
            </w:r>
            <w:r>
              <w:rPr>
                <w:rFonts w:ascii="Times New Roman" w:hAnsi="Times New Roman" w:eastAsia="等线" w:cs="宋体"/>
                <w:color w:val="000000"/>
                <w:kern w:val="0"/>
                <w:sz w:val="22"/>
                <w:szCs w:val="22"/>
              </w:rPr>
              <w:t>a</w:t>
            </w:r>
          </w:p>
        </w:tc>
        <w:tc>
          <w:tcPr>
            <w:tcW w:w="1984" w:type="dxa"/>
            <w:noWrap/>
          </w:tcPr>
          <w:p w14:paraId="04B716D0">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92</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68</w:t>
            </w:r>
            <w:r>
              <w:rPr>
                <w:rFonts w:ascii="Times New Roman" w:hAnsi="Times New Roman" w:eastAsia="等线" w:cs="宋体"/>
                <w:color w:val="000000"/>
                <w:kern w:val="0"/>
                <w:sz w:val="22"/>
                <w:szCs w:val="22"/>
              </w:rPr>
              <w:t>a</w:t>
            </w:r>
          </w:p>
        </w:tc>
        <w:tc>
          <w:tcPr>
            <w:tcW w:w="1985" w:type="dxa"/>
            <w:noWrap/>
          </w:tcPr>
          <w:p w14:paraId="2B166277">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85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82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59a</w:t>
            </w:r>
          </w:p>
        </w:tc>
        <w:tc>
          <w:tcPr>
            <w:tcW w:w="1984" w:type="dxa"/>
            <w:noWrap/>
          </w:tcPr>
          <w:p w14:paraId="6EB7ED8C">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30</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42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43</w:t>
            </w:r>
            <w:r>
              <w:rPr>
                <w:rFonts w:ascii="Times New Roman" w:hAnsi="Times New Roman" w:eastAsia="等线" w:cs="宋体"/>
                <w:color w:val="000000"/>
                <w:kern w:val="0"/>
                <w:sz w:val="22"/>
                <w:szCs w:val="22"/>
              </w:rPr>
              <w:t>a</w:t>
            </w:r>
          </w:p>
        </w:tc>
      </w:tr>
      <w:tr w14:paraId="0E0872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5FDCFCD5">
            <w:pPr>
              <w:widowControl/>
              <w:spacing w:line="360" w:lineRule="auto"/>
              <w:jc w:val="center"/>
              <w:rPr>
                <w:rFonts w:hint="eastAsia" w:ascii="等线" w:hAnsi="等线" w:eastAsia="等线" w:cs="宋体"/>
                <w:color w:val="000000"/>
                <w:kern w:val="0"/>
                <w:sz w:val="22"/>
                <w:szCs w:val="22"/>
              </w:rPr>
            </w:pPr>
          </w:p>
        </w:tc>
        <w:tc>
          <w:tcPr>
            <w:tcW w:w="709" w:type="dxa"/>
          </w:tcPr>
          <w:p w14:paraId="3872FDDC">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P30</w:t>
            </w:r>
          </w:p>
        </w:tc>
        <w:tc>
          <w:tcPr>
            <w:tcW w:w="2552" w:type="dxa"/>
            <w:noWrap/>
          </w:tcPr>
          <w:p w14:paraId="3D25FFCE">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09</w:t>
            </w:r>
            <w:r>
              <w:rPr>
                <w:rFonts w:ascii="Times New Roman" w:hAnsi="Times New Roman" w:eastAsia="等线" w:cs="宋体"/>
                <w:color w:val="000000"/>
                <w:kern w:val="0"/>
                <w:sz w:val="22"/>
                <w:szCs w:val="22"/>
              </w:rPr>
              <w:t>a</w:t>
            </w:r>
          </w:p>
        </w:tc>
        <w:tc>
          <w:tcPr>
            <w:tcW w:w="1984" w:type="dxa"/>
            <w:noWrap/>
          </w:tcPr>
          <w:p w14:paraId="416C1258">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100</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83</w:t>
            </w:r>
            <w:r>
              <w:rPr>
                <w:rFonts w:ascii="Times New Roman" w:hAnsi="Times New Roman" w:eastAsia="等线" w:cs="宋体"/>
                <w:color w:val="000000"/>
                <w:kern w:val="0"/>
                <w:sz w:val="22"/>
                <w:szCs w:val="22"/>
              </w:rPr>
              <w:t>a</w:t>
            </w:r>
          </w:p>
        </w:tc>
        <w:tc>
          <w:tcPr>
            <w:tcW w:w="1985" w:type="dxa"/>
            <w:noWrap/>
          </w:tcPr>
          <w:p w14:paraId="7EB4F3A3">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87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07</w:t>
            </w:r>
            <w:r>
              <w:rPr>
                <w:rFonts w:ascii="Times New Roman" w:hAnsi="Times New Roman" w:eastAsia="等线" w:cs="宋体"/>
                <w:color w:val="000000"/>
                <w:kern w:val="0"/>
                <w:sz w:val="22"/>
                <w:szCs w:val="22"/>
              </w:rPr>
              <w:t>a</w:t>
            </w:r>
          </w:p>
        </w:tc>
        <w:tc>
          <w:tcPr>
            <w:tcW w:w="1984" w:type="dxa"/>
            <w:noWrap/>
          </w:tcPr>
          <w:p w14:paraId="7CB9B949">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30</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82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65</w:t>
            </w:r>
            <w:r>
              <w:rPr>
                <w:rFonts w:ascii="Times New Roman" w:hAnsi="Times New Roman" w:eastAsia="等线" w:cs="宋体"/>
                <w:color w:val="000000"/>
                <w:kern w:val="0"/>
                <w:sz w:val="22"/>
                <w:szCs w:val="22"/>
              </w:rPr>
              <w:t>a</w:t>
            </w:r>
          </w:p>
        </w:tc>
      </w:tr>
      <w:tr w14:paraId="150BB4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3A3A8EDA">
            <w:pPr>
              <w:widowControl/>
              <w:spacing w:line="360" w:lineRule="auto"/>
              <w:jc w:val="center"/>
              <w:rPr>
                <w:rFonts w:hint="eastAsia" w:ascii="等线" w:hAnsi="等线" w:eastAsia="等线" w:cs="宋体"/>
                <w:color w:val="000000"/>
                <w:kern w:val="0"/>
                <w:sz w:val="22"/>
                <w:szCs w:val="22"/>
              </w:rPr>
            </w:pPr>
          </w:p>
        </w:tc>
        <w:tc>
          <w:tcPr>
            <w:tcW w:w="709" w:type="dxa"/>
          </w:tcPr>
          <w:p w14:paraId="5CEDBFCC">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P60</w:t>
            </w:r>
          </w:p>
        </w:tc>
        <w:tc>
          <w:tcPr>
            <w:tcW w:w="2552" w:type="dxa"/>
            <w:noWrap/>
          </w:tcPr>
          <w:p w14:paraId="0F261404">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66</w:t>
            </w:r>
            <w:r>
              <w:rPr>
                <w:rFonts w:ascii="Times New Roman" w:hAnsi="Times New Roman" w:eastAsia="等线" w:cs="宋体"/>
                <w:color w:val="000000"/>
                <w:kern w:val="0"/>
                <w:sz w:val="22"/>
                <w:szCs w:val="22"/>
              </w:rPr>
              <w:t>a</w:t>
            </w:r>
          </w:p>
        </w:tc>
        <w:tc>
          <w:tcPr>
            <w:tcW w:w="1984" w:type="dxa"/>
            <w:noWrap/>
          </w:tcPr>
          <w:p w14:paraId="5EFFA125">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104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84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07</w:t>
            </w:r>
            <w:r>
              <w:rPr>
                <w:rFonts w:ascii="Times New Roman" w:hAnsi="Times New Roman" w:eastAsia="等线" w:cs="宋体"/>
                <w:color w:val="000000"/>
                <w:kern w:val="0"/>
                <w:sz w:val="22"/>
                <w:szCs w:val="22"/>
              </w:rPr>
              <w:t>a</w:t>
            </w:r>
          </w:p>
        </w:tc>
        <w:tc>
          <w:tcPr>
            <w:tcW w:w="1985" w:type="dxa"/>
            <w:noWrap/>
          </w:tcPr>
          <w:p w14:paraId="752B37F8">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88</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99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93</w:t>
            </w:r>
            <w:r>
              <w:rPr>
                <w:rFonts w:ascii="Times New Roman" w:hAnsi="Times New Roman" w:eastAsia="等线" w:cs="宋体"/>
                <w:color w:val="000000"/>
                <w:kern w:val="0"/>
                <w:sz w:val="22"/>
                <w:szCs w:val="22"/>
              </w:rPr>
              <w:t>a</w:t>
            </w:r>
          </w:p>
        </w:tc>
        <w:tc>
          <w:tcPr>
            <w:tcW w:w="1984" w:type="dxa"/>
            <w:noWrap/>
          </w:tcPr>
          <w:p w14:paraId="7DD11999">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28</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92</w:t>
            </w:r>
            <w:r>
              <w:rPr>
                <w:rFonts w:ascii="Times New Roman" w:hAnsi="Times New Roman" w:eastAsia="等线" w:cs="宋体"/>
                <w:color w:val="000000"/>
                <w:kern w:val="0"/>
                <w:sz w:val="22"/>
                <w:szCs w:val="22"/>
              </w:rPr>
              <w:t>a</w:t>
            </w:r>
          </w:p>
        </w:tc>
      </w:tr>
      <w:tr w14:paraId="569405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5B8C710A">
            <w:pPr>
              <w:widowControl/>
              <w:spacing w:line="360" w:lineRule="auto"/>
              <w:jc w:val="center"/>
              <w:rPr>
                <w:rFonts w:hint="eastAsia" w:ascii="等线" w:hAnsi="等线" w:eastAsia="等线" w:cs="宋体"/>
                <w:color w:val="000000"/>
                <w:kern w:val="0"/>
                <w:sz w:val="22"/>
                <w:szCs w:val="22"/>
              </w:rPr>
            </w:pPr>
          </w:p>
        </w:tc>
        <w:tc>
          <w:tcPr>
            <w:tcW w:w="709" w:type="dxa"/>
          </w:tcPr>
          <w:p w14:paraId="11276535">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P90</w:t>
            </w:r>
          </w:p>
        </w:tc>
        <w:tc>
          <w:tcPr>
            <w:tcW w:w="2552" w:type="dxa"/>
            <w:noWrap/>
          </w:tcPr>
          <w:p w14:paraId="18A3CBF5">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01</w:t>
            </w:r>
            <w:r>
              <w:rPr>
                <w:rFonts w:ascii="Times New Roman" w:hAnsi="Times New Roman" w:eastAsia="等线" w:cs="宋体"/>
                <w:color w:val="000000"/>
                <w:kern w:val="0"/>
                <w:sz w:val="22"/>
                <w:szCs w:val="22"/>
              </w:rPr>
              <w:t>a</w:t>
            </w:r>
          </w:p>
        </w:tc>
        <w:tc>
          <w:tcPr>
            <w:tcW w:w="1984" w:type="dxa"/>
            <w:noWrap/>
          </w:tcPr>
          <w:p w14:paraId="0A1B35E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96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w:t>
            </w:r>
            <w:r>
              <w:rPr>
                <w:rFonts w:hint="eastAsia" w:ascii="Times New Roman" w:hAnsi="Times New Roman" w:eastAsia="等线" w:cs="宋体"/>
                <w:color w:val="000000"/>
                <w:kern w:val="0"/>
                <w:sz w:val="22"/>
                <w:szCs w:val="22"/>
              </w:rPr>
              <w:t>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12</w:t>
            </w:r>
            <w:r>
              <w:rPr>
                <w:rFonts w:ascii="Times New Roman" w:hAnsi="Times New Roman" w:eastAsia="等线" w:cs="宋体"/>
                <w:color w:val="000000"/>
                <w:kern w:val="0"/>
                <w:sz w:val="22"/>
                <w:szCs w:val="22"/>
              </w:rPr>
              <w:t>a</w:t>
            </w:r>
          </w:p>
        </w:tc>
        <w:tc>
          <w:tcPr>
            <w:tcW w:w="1985" w:type="dxa"/>
            <w:noWrap/>
          </w:tcPr>
          <w:p w14:paraId="2EE06CE0">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88</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34</w:t>
            </w:r>
            <w:r>
              <w:rPr>
                <w:rFonts w:ascii="Times New Roman" w:hAnsi="Times New Roman" w:eastAsia="等线" w:cs="宋体"/>
                <w:color w:val="000000"/>
                <w:kern w:val="0"/>
                <w:sz w:val="22"/>
                <w:szCs w:val="22"/>
              </w:rPr>
              <w:t>a</w:t>
            </w:r>
          </w:p>
        </w:tc>
        <w:tc>
          <w:tcPr>
            <w:tcW w:w="1984" w:type="dxa"/>
            <w:noWrap/>
          </w:tcPr>
          <w:p w14:paraId="316A91FD">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29</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89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90</w:t>
            </w:r>
            <w:r>
              <w:rPr>
                <w:rFonts w:ascii="Times New Roman" w:hAnsi="Times New Roman" w:eastAsia="等线" w:cs="宋体"/>
                <w:color w:val="000000"/>
                <w:kern w:val="0"/>
                <w:sz w:val="22"/>
                <w:szCs w:val="22"/>
              </w:rPr>
              <w:t>a</w:t>
            </w:r>
          </w:p>
        </w:tc>
      </w:tr>
      <w:tr w14:paraId="6E0A9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00668391">
            <w:pPr>
              <w:widowControl/>
              <w:spacing w:line="360" w:lineRule="auto"/>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沅陵-中嘉早</w:t>
            </w:r>
            <w:r>
              <w:rPr>
                <w:rFonts w:hint="eastAsia" w:ascii="Times New Roman" w:hAnsi="Times New Roman" w:eastAsia="等线" w:cs="宋体"/>
                <w:color w:val="000000"/>
                <w:kern w:val="0"/>
                <w:sz w:val="22"/>
                <w:szCs w:val="22"/>
              </w:rPr>
              <w:t>17</w:t>
            </w:r>
          </w:p>
        </w:tc>
        <w:tc>
          <w:tcPr>
            <w:tcW w:w="709" w:type="dxa"/>
          </w:tcPr>
          <w:p w14:paraId="262A85DC">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P0</w:t>
            </w:r>
          </w:p>
        </w:tc>
        <w:tc>
          <w:tcPr>
            <w:tcW w:w="2552" w:type="dxa"/>
            <w:noWrap/>
          </w:tcPr>
          <w:p w14:paraId="0DFC875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4</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68</w:t>
            </w:r>
            <w:r>
              <w:rPr>
                <w:rFonts w:ascii="Times New Roman" w:hAnsi="Times New Roman" w:eastAsia="等线" w:cs="宋体"/>
                <w:color w:val="000000"/>
                <w:kern w:val="0"/>
                <w:sz w:val="22"/>
                <w:szCs w:val="22"/>
              </w:rPr>
              <w:t>a</w:t>
            </w:r>
          </w:p>
        </w:tc>
        <w:tc>
          <w:tcPr>
            <w:tcW w:w="1984" w:type="dxa"/>
            <w:noWrap/>
          </w:tcPr>
          <w:p w14:paraId="20FA82E3">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144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77</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03</w:t>
            </w:r>
            <w:r>
              <w:rPr>
                <w:rFonts w:ascii="Times New Roman" w:hAnsi="Times New Roman" w:eastAsia="等线" w:cs="宋体"/>
                <w:color w:val="000000"/>
                <w:kern w:val="0"/>
                <w:sz w:val="22"/>
                <w:szCs w:val="22"/>
              </w:rPr>
              <w:t>a</w:t>
            </w:r>
          </w:p>
        </w:tc>
        <w:tc>
          <w:tcPr>
            <w:tcW w:w="1985" w:type="dxa"/>
            <w:noWrap/>
          </w:tcPr>
          <w:p w14:paraId="3B000A97">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72</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46</w:t>
            </w:r>
            <w:r>
              <w:rPr>
                <w:rFonts w:ascii="Times New Roman" w:hAnsi="Times New Roman" w:eastAsia="等线" w:cs="宋体"/>
                <w:color w:val="000000"/>
                <w:kern w:val="0"/>
                <w:sz w:val="22"/>
                <w:szCs w:val="22"/>
              </w:rPr>
              <w:t>a</w:t>
            </w:r>
          </w:p>
        </w:tc>
        <w:tc>
          <w:tcPr>
            <w:tcW w:w="1984" w:type="dxa"/>
            <w:noWrap/>
          </w:tcPr>
          <w:p w14:paraId="54328CC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01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84</w:t>
            </w:r>
            <w:r>
              <w:rPr>
                <w:rFonts w:ascii="Times New Roman" w:hAnsi="Times New Roman" w:eastAsia="等线" w:cs="宋体"/>
                <w:color w:val="000000"/>
                <w:kern w:val="0"/>
                <w:sz w:val="22"/>
                <w:szCs w:val="22"/>
              </w:rPr>
              <w:t>a</w:t>
            </w:r>
          </w:p>
        </w:tc>
      </w:tr>
      <w:tr w14:paraId="75F5B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3061ABB3">
            <w:pPr>
              <w:widowControl/>
              <w:spacing w:line="360" w:lineRule="auto"/>
              <w:jc w:val="center"/>
              <w:rPr>
                <w:rFonts w:hint="eastAsia" w:ascii="等线" w:hAnsi="等线" w:eastAsia="等线" w:cs="宋体"/>
                <w:color w:val="000000"/>
                <w:kern w:val="0"/>
                <w:sz w:val="22"/>
                <w:szCs w:val="22"/>
              </w:rPr>
            </w:pPr>
          </w:p>
        </w:tc>
        <w:tc>
          <w:tcPr>
            <w:tcW w:w="709" w:type="dxa"/>
          </w:tcPr>
          <w:p w14:paraId="32235D7F">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P30</w:t>
            </w:r>
          </w:p>
        </w:tc>
        <w:tc>
          <w:tcPr>
            <w:tcW w:w="2552" w:type="dxa"/>
            <w:noWrap/>
          </w:tcPr>
          <w:p w14:paraId="6F4F59EA">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40</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18</w:t>
            </w:r>
            <w:r>
              <w:rPr>
                <w:rFonts w:ascii="Times New Roman" w:hAnsi="Times New Roman" w:eastAsia="等线" w:cs="宋体"/>
                <w:color w:val="000000"/>
                <w:kern w:val="0"/>
                <w:sz w:val="22"/>
                <w:szCs w:val="22"/>
              </w:rPr>
              <w:t>a</w:t>
            </w:r>
          </w:p>
        </w:tc>
        <w:tc>
          <w:tcPr>
            <w:tcW w:w="1984" w:type="dxa"/>
            <w:noWrap/>
          </w:tcPr>
          <w:p w14:paraId="0FC5CA4F">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165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w:t>
            </w:r>
            <w:r>
              <w:rPr>
                <w:rFonts w:hint="eastAsia" w:ascii="Times New Roman" w:hAnsi="Times New Roman" w:eastAsia="等线" w:cs="宋体"/>
                <w:color w:val="000000"/>
                <w:kern w:val="0"/>
                <w:sz w:val="22"/>
                <w:szCs w:val="22"/>
              </w:rPr>
              <w:t>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89</w:t>
            </w:r>
            <w:r>
              <w:rPr>
                <w:rFonts w:ascii="Times New Roman" w:hAnsi="Times New Roman" w:eastAsia="等线" w:cs="宋体"/>
                <w:color w:val="000000"/>
                <w:kern w:val="0"/>
                <w:sz w:val="22"/>
                <w:szCs w:val="22"/>
              </w:rPr>
              <w:t>a</w:t>
            </w:r>
          </w:p>
        </w:tc>
        <w:tc>
          <w:tcPr>
            <w:tcW w:w="1985" w:type="dxa"/>
            <w:noWrap/>
          </w:tcPr>
          <w:p w14:paraId="65604186">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69</w:t>
            </w:r>
            <w:r>
              <w:rPr>
                <w:rFonts w:ascii="Times New Roman" w:hAnsi="Times New Roman" w:eastAsia="等线" w:cs="宋体"/>
                <w:color w:val="000000"/>
                <w:kern w:val="0"/>
                <w:sz w:val="22"/>
                <w:szCs w:val="22"/>
              </w:rPr>
              <w:t>a</w:t>
            </w:r>
          </w:p>
        </w:tc>
        <w:tc>
          <w:tcPr>
            <w:tcW w:w="1984" w:type="dxa"/>
            <w:noWrap/>
          </w:tcPr>
          <w:p w14:paraId="25EAA699">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25</w:t>
            </w:r>
            <w:r>
              <w:rPr>
                <w:rFonts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90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45</w:t>
            </w:r>
            <w:r>
              <w:rPr>
                <w:rFonts w:ascii="Times New Roman" w:hAnsi="Times New Roman" w:eastAsia="等线" w:cs="宋体"/>
                <w:color w:val="000000"/>
                <w:kern w:val="0"/>
                <w:sz w:val="22"/>
                <w:szCs w:val="22"/>
              </w:rPr>
              <w:t>a</w:t>
            </w:r>
          </w:p>
        </w:tc>
      </w:tr>
      <w:tr w14:paraId="324A5E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58A5B444">
            <w:pPr>
              <w:widowControl/>
              <w:spacing w:line="360" w:lineRule="auto"/>
              <w:jc w:val="center"/>
              <w:rPr>
                <w:rFonts w:hint="eastAsia" w:ascii="等线" w:hAnsi="等线" w:eastAsia="等线" w:cs="宋体"/>
                <w:color w:val="000000"/>
                <w:kern w:val="0"/>
                <w:sz w:val="22"/>
                <w:szCs w:val="22"/>
              </w:rPr>
            </w:pPr>
          </w:p>
        </w:tc>
        <w:tc>
          <w:tcPr>
            <w:tcW w:w="709" w:type="dxa"/>
          </w:tcPr>
          <w:p w14:paraId="3B6D1E66">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P60</w:t>
            </w:r>
          </w:p>
        </w:tc>
        <w:tc>
          <w:tcPr>
            <w:tcW w:w="2552" w:type="dxa"/>
            <w:noWrap/>
          </w:tcPr>
          <w:p w14:paraId="5EBAB788">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38</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21</w:t>
            </w:r>
            <w:r>
              <w:rPr>
                <w:rFonts w:ascii="Times New Roman" w:hAnsi="Times New Roman" w:eastAsia="等线" w:cs="宋体"/>
                <w:color w:val="000000"/>
                <w:kern w:val="0"/>
                <w:sz w:val="22"/>
                <w:szCs w:val="22"/>
              </w:rPr>
              <w:t>a</w:t>
            </w:r>
          </w:p>
        </w:tc>
        <w:tc>
          <w:tcPr>
            <w:tcW w:w="1984" w:type="dxa"/>
            <w:noWrap/>
          </w:tcPr>
          <w:p w14:paraId="4F2A592D">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168</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43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00</w:t>
            </w:r>
            <w:r>
              <w:rPr>
                <w:rFonts w:ascii="Times New Roman" w:hAnsi="Times New Roman" w:eastAsia="等线" w:cs="宋体"/>
                <w:color w:val="000000"/>
                <w:kern w:val="0"/>
                <w:sz w:val="22"/>
                <w:szCs w:val="22"/>
              </w:rPr>
              <w:t>a</w:t>
            </w:r>
          </w:p>
        </w:tc>
        <w:tc>
          <w:tcPr>
            <w:tcW w:w="1985" w:type="dxa"/>
            <w:noWrap/>
          </w:tcPr>
          <w:p w14:paraId="7CB965B1">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4</w:t>
            </w:r>
            <w:r>
              <w:rPr>
                <w:rFonts w:hint="eastAsia" w:ascii="Times New Roman" w:hAnsi="Times New Roman" w:eastAsia="等线" w:cs="宋体"/>
                <w:color w:val="000000"/>
                <w:kern w:val="0"/>
                <w:sz w:val="22"/>
                <w:szCs w:val="22"/>
              </w:rPr>
              <w:t>7</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36</w:t>
            </w:r>
            <w:r>
              <w:rPr>
                <w:rFonts w:ascii="Times New Roman" w:hAnsi="Times New Roman" w:eastAsia="等线" w:cs="宋体"/>
                <w:color w:val="000000"/>
                <w:kern w:val="0"/>
                <w:sz w:val="22"/>
                <w:szCs w:val="22"/>
              </w:rPr>
              <w:t>a</w:t>
            </w:r>
          </w:p>
        </w:tc>
        <w:tc>
          <w:tcPr>
            <w:tcW w:w="1984" w:type="dxa"/>
            <w:noWrap/>
          </w:tcPr>
          <w:p w14:paraId="2CB08DA5">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9</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99</w:t>
            </w:r>
            <w:r>
              <w:rPr>
                <w:rFonts w:ascii="Times New Roman" w:hAnsi="Times New Roman" w:eastAsia="等线" w:cs="宋体"/>
                <w:color w:val="000000"/>
                <w:kern w:val="0"/>
                <w:sz w:val="22"/>
                <w:szCs w:val="22"/>
              </w:rPr>
              <w:t>a</w:t>
            </w:r>
          </w:p>
        </w:tc>
      </w:tr>
      <w:tr w14:paraId="21A502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112424DC">
            <w:pPr>
              <w:widowControl/>
              <w:spacing w:line="360" w:lineRule="auto"/>
              <w:jc w:val="center"/>
              <w:rPr>
                <w:rFonts w:hint="eastAsia" w:ascii="等线" w:hAnsi="等线" w:eastAsia="等线" w:cs="宋体"/>
                <w:color w:val="000000"/>
                <w:kern w:val="0"/>
                <w:sz w:val="22"/>
                <w:szCs w:val="22"/>
              </w:rPr>
            </w:pPr>
          </w:p>
        </w:tc>
        <w:tc>
          <w:tcPr>
            <w:tcW w:w="709" w:type="dxa"/>
          </w:tcPr>
          <w:p w14:paraId="1E81DBC2">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P90</w:t>
            </w:r>
          </w:p>
        </w:tc>
        <w:tc>
          <w:tcPr>
            <w:tcW w:w="2552" w:type="dxa"/>
            <w:noWrap/>
          </w:tcPr>
          <w:p w14:paraId="6AF1AA13">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35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25</w:t>
            </w:r>
            <w:r>
              <w:rPr>
                <w:rFonts w:ascii="Times New Roman" w:hAnsi="Times New Roman" w:eastAsia="等线" w:cs="宋体"/>
                <w:color w:val="000000"/>
                <w:kern w:val="0"/>
                <w:sz w:val="22"/>
                <w:szCs w:val="22"/>
              </w:rPr>
              <w:t>a</w:t>
            </w:r>
          </w:p>
        </w:tc>
        <w:tc>
          <w:tcPr>
            <w:tcW w:w="1984" w:type="dxa"/>
            <w:noWrap/>
          </w:tcPr>
          <w:p w14:paraId="026AE0EE">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177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65</w:t>
            </w:r>
            <w:r>
              <w:rPr>
                <w:rFonts w:ascii="Times New Roman" w:hAnsi="Times New Roman" w:eastAsia="等线" w:cs="宋体"/>
                <w:color w:val="000000"/>
                <w:kern w:val="0"/>
                <w:sz w:val="22"/>
                <w:szCs w:val="22"/>
              </w:rPr>
              <w:t>a</w:t>
            </w:r>
          </w:p>
        </w:tc>
        <w:tc>
          <w:tcPr>
            <w:tcW w:w="1985" w:type="dxa"/>
            <w:noWrap/>
          </w:tcPr>
          <w:p w14:paraId="3C37BA48">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08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59</w:t>
            </w:r>
            <w:r>
              <w:rPr>
                <w:rFonts w:ascii="Times New Roman" w:hAnsi="Times New Roman" w:eastAsia="等线" w:cs="宋体"/>
                <w:color w:val="000000"/>
                <w:kern w:val="0"/>
                <w:sz w:val="22"/>
                <w:szCs w:val="22"/>
              </w:rPr>
              <w:t>a</w:t>
            </w:r>
          </w:p>
        </w:tc>
        <w:tc>
          <w:tcPr>
            <w:tcW w:w="1984" w:type="dxa"/>
            <w:noWrap/>
          </w:tcPr>
          <w:p w14:paraId="7472F48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0</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81</w:t>
            </w:r>
            <w:r>
              <w:rPr>
                <w:rFonts w:ascii="Times New Roman" w:hAnsi="Times New Roman" w:eastAsia="等线" w:cs="宋体"/>
                <w:color w:val="000000"/>
                <w:kern w:val="0"/>
                <w:sz w:val="22"/>
                <w:szCs w:val="22"/>
              </w:rPr>
              <w:t>a</w:t>
            </w:r>
          </w:p>
        </w:tc>
      </w:tr>
      <w:tr w14:paraId="24CF24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5207F1CE">
            <w:pPr>
              <w:widowControl/>
              <w:spacing w:line="360" w:lineRule="auto"/>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沅陵-株两优</w:t>
            </w:r>
            <w:r>
              <w:rPr>
                <w:rFonts w:hint="eastAsia" w:ascii="Times New Roman" w:hAnsi="Times New Roman" w:eastAsia="等线" w:cs="宋体"/>
                <w:color w:val="000000"/>
                <w:kern w:val="0"/>
                <w:sz w:val="22"/>
                <w:szCs w:val="22"/>
              </w:rPr>
              <w:t>4024</w:t>
            </w:r>
          </w:p>
        </w:tc>
        <w:tc>
          <w:tcPr>
            <w:tcW w:w="709" w:type="dxa"/>
          </w:tcPr>
          <w:p w14:paraId="2B625E23">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P0</w:t>
            </w:r>
          </w:p>
        </w:tc>
        <w:tc>
          <w:tcPr>
            <w:tcW w:w="2552" w:type="dxa"/>
            <w:noWrap/>
          </w:tcPr>
          <w:p w14:paraId="28B072A2">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42</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3</w:t>
            </w:r>
            <w:r>
              <w:rPr>
                <w:rFonts w:hint="eastAsia" w:ascii="Times New Roman" w:hAnsi="Times New Roman" w:eastAsia="等线" w:cs="宋体"/>
                <w:color w:val="000000"/>
                <w:kern w:val="0"/>
                <w:sz w:val="22"/>
                <w:szCs w:val="22"/>
              </w:rPr>
              <w:t>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15</w:t>
            </w:r>
            <w:r>
              <w:rPr>
                <w:rFonts w:ascii="Times New Roman" w:hAnsi="Times New Roman" w:eastAsia="等线" w:cs="宋体"/>
                <w:color w:val="000000"/>
                <w:kern w:val="0"/>
                <w:sz w:val="22"/>
                <w:szCs w:val="22"/>
              </w:rPr>
              <w:t>a</w:t>
            </w:r>
          </w:p>
        </w:tc>
        <w:tc>
          <w:tcPr>
            <w:tcW w:w="1984" w:type="dxa"/>
            <w:noWrap/>
          </w:tcPr>
          <w:p w14:paraId="4923D570">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113</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76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64</w:t>
            </w:r>
            <w:r>
              <w:rPr>
                <w:rFonts w:ascii="Times New Roman" w:hAnsi="Times New Roman" w:eastAsia="等线" w:cs="宋体"/>
                <w:color w:val="000000"/>
                <w:kern w:val="0"/>
                <w:sz w:val="22"/>
                <w:szCs w:val="22"/>
              </w:rPr>
              <w:t>a</w:t>
            </w:r>
          </w:p>
        </w:tc>
        <w:tc>
          <w:tcPr>
            <w:tcW w:w="1985" w:type="dxa"/>
            <w:noWrap/>
          </w:tcPr>
          <w:p w14:paraId="271953A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63</w:t>
            </w:r>
            <w:r>
              <w:rPr>
                <w:rFonts w:ascii="Times New Roman" w:hAnsi="Times New Roman" w:eastAsia="等线" w:cs="宋体"/>
                <w:color w:val="000000"/>
                <w:kern w:val="0"/>
                <w:sz w:val="22"/>
                <w:szCs w:val="22"/>
              </w:rPr>
              <w:t>a</w:t>
            </w:r>
          </w:p>
        </w:tc>
        <w:tc>
          <w:tcPr>
            <w:tcW w:w="1984" w:type="dxa"/>
            <w:noWrap/>
          </w:tcPr>
          <w:p w14:paraId="4FC9323C">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24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60</w:t>
            </w:r>
            <w:r>
              <w:rPr>
                <w:rFonts w:ascii="Times New Roman" w:hAnsi="Times New Roman" w:eastAsia="等线" w:cs="宋体"/>
                <w:color w:val="000000"/>
                <w:kern w:val="0"/>
                <w:sz w:val="22"/>
                <w:szCs w:val="22"/>
              </w:rPr>
              <w:t>a</w:t>
            </w:r>
          </w:p>
        </w:tc>
      </w:tr>
      <w:tr w14:paraId="31775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309009EA">
            <w:pPr>
              <w:widowControl/>
              <w:spacing w:line="360" w:lineRule="auto"/>
              <w:jc w:val="center"/>
              <w:rPr>
                <w:rFonts w:hint="eastAsia" w:ascii="等线" w:hAnsi="等线" w:eastAsia="等线" w:cs="宋体"/>
                <w:color w:val="000000"/>
                <w:kern w:val="0"/>
                <w:sz w:val="22"/>
                <w:szCs w:val="22"/>
              </w:rPr>
            </w:pPr>
          </w:p>
        </w:tc>
        <w:tc>
          <w:tcPr>
            <w:tcW w:w="709" w:type="dxa"/>
          </w:tcPr>
          <w:p w14:paraId="00CDC4BD">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P30</w:t>
            </w:r>
          </w:p>
        </w:tc>
        <w:tc>
          <w:tcPr>
            <w:tcW w:w="2552" w:type="dxa"/>
            <w:noWrap/>
          </w:tcPr>
          <w:p w14:paraId="06066B14">
            <w:pPr>
              <w:widowControl/>
              <w:spacing w:line="360" w:lineRule="auto"/>
              <w:ind w:right="660"/>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r>
              <w:rPr>
                <w:rFonts w:hint="eastAsia" w:ascii="Times New Roman" w:hAnsi="Times New Roman" w:eastAsia="等线" w:cs="宋体"/>
                <w:color w:val="000000"/>
                <w:kern w:val="0"/>
                <w:sz w:val="22"/>
                <w:szCs w:val="22"/>
              </w:rPr>
              <w:t>48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76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14</w:t>
            </w:r>
            <w:r>
              <w:rPr>
                <w:rFonts w:ascii="Times New Roman" w:hAnsi="Times New Roman" w:eastAsia="等线" w:cs="宋体"/>
                <w:color w:val="000000"/>
                <w:kern w:val="0"/>
                <w:sz w:val="22"/>
                <w:szCs w:val="22"/>
              </w:rPr>
              <w:t>a</w:t>
            </w:r>
          </w:p>
        </w:tc>
        <w:tc>
          <w:tcPr>
            <w:tcW w:w="1984" w:type="dxa"/>
            <w:noWrap/>
          </w:tcPr>
          <w:p w14:paraId="4936B835">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142</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02</w:t>
            </w:r>
            <w:r>
              <w:rPr>
                <w:rFonts w:ascii="Times New Roman" w:hAnsi="Times New Roman" w:eastAsia="等线" w:cs="宋体"/>
                <w:color w:val="000000"/>
                <w:kern w:val="0"/>
                <w:sz w:val="22"/>
                <w:szCs w:val="22"/>
              </w:rPr>
              <w:t>a</w:t>
            </w:r>
          </w:p>
        </w:tc>
        <w:tc>
          <w:tcPr>
            <w:tcW w:w="1985" w:type="dxa"/>
            <w:noWrap/>
          </w:tcPr>
          <w:p w14:paraId="60BC875C">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76</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w:t>
            </w:r>
            <w:r>
              <w:rPr>
                <w:rFonts w:hint="eastAsia" w:ascii="Times New Roman" w:hAnsi="Times New Roman" w:eastAsia="等线" w:cs="宋体"/>
                <w:color w:val="000000"/>
                <w:kern w:val="0"/>
                <w:sz w:val="22"/>
                <w:szCs w:val="22"/>
              </w:rPr>
              <w:t>6</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05</w:t>
            </w:r>
            <w:r>
              <w:rPr>
                <w:rFonts w:ascii="Times New Roman" w:hAnsi="Times New Roman" w:eastAsia="等线" w:cs="宋体"/>
                <w:color w:val="000000"/>
                <w:kern w:val="0"/>
                <w:sz w:val="22"/>
                <w:szCs w:val="22"/>
              </w:rPr>
              <w:t>a</w:t>
            </w:r>
          </w:p>
        </w:tc>
        <w:tc>
          <w:tcPr>
            <w:tcW w:w="1984" w:type="dxa"/>
            <w:noWrap/>
          </w:tcPr>
          <w:p w14:paraId="1314D44C">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42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81</w:t>
            </w:r>
            <w:r>
              <w:rPr>
                <w:rFonts w:ascii="Times New Roman" w:hAnsi="Times New Roman" w:eastAsia="等线" w:cs="宋体"/>
                <w:color w:val="000000"/>
                <w:kern w:val="0"/>
                <w:sz w:val="22"/>
                <w:szCs w:val="22"/>
              </w:rPr>
              <w:t>a</w:t>
            </w:r>
          </w:p>
        </w:tc>
      </w:tr>
      <w:tr w14:paraId="7D79A3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22E15DD9">
            <w:pPr>
              <w:widowControl/>
              <w:spacing w:line="360" w:lineRule="auto"/>
              <w:jc w:val="center"/>
              <w:rPr>
                <w:rFonts w:hint="eastAsia" w:ascii="等线" w:hAnsi="等线" w:eastAsia="等线" w:cs="宋体"/>
                <w:color w:val="000000"/>
                <w:kern w:val="0"/>
                <w:sz w:val="22"/>
                <w:szCs w:val="22"/>
              </w:rPr>
            </w:pPr>
          </w:p>
        </w:tc>
        <w:tc>
          <w:tcPr>
            <w:tcW w:w="709" w:type="dxa"/>
          </w:tcPr>
          <w:p w14:paraId="525D3CE8">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P60</w:t>
            </w:r>
          </w:p>
        </w:tc>
        <w:tc>
          <w:tcPr>
            <w:tcW w:w="2552" w:type="dxa"/>
            <w:noWrap/>
          </w:tcPr>
          <w:p w14:paraId="430B810A">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40</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10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50</w:t>
            </w:r>
            <w:r>
              <w:rPr>
                <w:rFonts w:ascii="Times New Roman" w:hAnsi="Times New Roman" w:eastAsia="等线" w:cs="宋体"/>
                <w:color w:val="000000"/>
                <w:kern w:val="0"/>
                <w:sz w:val="22"/>
                <w:szCs w:val="22"/>
              </w:rPr>
              <w:t>a</w:t>
            </w:r>
          </w:p>
        </w:tc>
        <w:tc>
          <w:tcPr>
            <w:tcW w:w="1984" w:type="dxa"/>
            <w:noWrap/>
          </w:tcPr>
          <w:p w14:paraId="54A78BE9">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135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8</w:t>
            </w:r>
            <w:r>
              <w:rPr>
                <w:rFonts w:hint="eastAsia" w:ascii="Times New Roman" w:hAnsi="Times New Roman" w:eastAsia="等线" w:cs="宋体"/>
                <w:color w:val="000000"/>
                <w:kern w:val="0"/>
                <w:sz w:val="22"/>
                <w:szCs w:val="22"/>
              </w:rPr>
              <w:t>5</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89</w:t>
            </w:r>
            <w:r>
              <w:rPr>
                <w:rFonts w:ascii="Times New Roman" w:hAnsi="Times New Roman" w:eastAsia="等线" w:cs="宋体"/>
                <w:color w:val="000000"/>
                <w:kern w:val="0"/>
                <w:sz w:val="22"/>
                <w:szCs w:val="22"/>
              </w:rPr>
              <w:t>a</w:t>
            </w:r>
          </w:p>
        </w:tc>
        <w:tc>
          <w:tcPr>
            <w:tcW w:w="1985" w:type="dxa"/>
            <w:noWrap/>
          </w:tcPr>
          <w:p w14:paraId="658B3DE6">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74</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70</w:t>
            </w:r>
            <w:r>
              <w:rPr>
                <w:rFonts w:ascii="Times New Roman" w:hAnsi="Times New Roman" w:eastAsia="等线" w:cs="宋体"/>
                <w:color w:val="000000"/>
                <w:kern w:val="0"/>
                <w:sz w:val="22"/>
                <w:szCs w:val="22"/>
              </w:rPr>
              <w:t>a</w:t>
            </w:r>
          </w:p>
        </w:tc>
        <w:tc>
          <w:tcPr>
            <w:tcW w:w="1984" w:type="dxa"/>
            <w:noWrap/>
          </w:tcPr>
          <w:p w14:paraId="2DCC7D26">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28</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61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41</w:t>
            </w:r>
            <w:r>
              <w:rPr>
                <w:rFonts w:ascii="Times New Roman" w:hAnsi="Times New Roman" w:eastAsia="等线" w:cs="宋体"/>
                <w:color w:val="000000"/>
                <w:kern w:val="0"/>
                <w:sz w:val="22"/>
                <w:szCs w:val="22"/>
              </w:rPr>
              <w:t>a</w:t>
            </w:r>
          </w:p>
        </w:tc>
      </w:tr>
      <w:tr w14:paraId="0EC61F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0" w:hRule="atLeast"/>
        </w:trPr>
        <w:tc>
          <w:tcPr>
            <w:tcW w:w="1985" w:type="dxa"/>
          </w:tcPr>
          <w:p w14:paraId="2432702E">
            <w:pPr>
              <w:widowControl/>
              <w:spacing w:line="360" w:lineRule="auto"/>
              <w:jc w:val="center"/>
              <w:rPr>
                <w:rFonts w:hint="eastAsia" w:ascii="等线" w:hAnsi="等线" w:eastAsia="等线" w:cs="宋体"/>
                <w:color w:val="000000"/>
                <w:kern w:val="0"/>
                <w:sz w:val="22"/>
                <w:szCs w:val="22"/>
              </w:rPr>
            </w:pPr>
          </w:p>
        </w:tc>
        <w:tc>
          <w:tcPr>
            <w:tcW w:w="709" w:type="dxa"/>
          </w:tcPr>
          <w:p w14:paraId="3468A019">
            <w:pPr>
              <w:widowControl/>
              <w:spacing w:line="360" w:lineRule="auto"/>
              <w:jc w:val="center"/>
              <w:rPr>
                <w:rFonts w:hint="eastAsia" w:ascii="等线" w:hAnsi="等线" w:eastAsia="等线" w:cs="宋体"/>
                <w:color w:val="000000"/>
                <w:kern w:val="0"/>
                <w:sz w:val="22"/>
                <w:szCs w:val="22"/>
              </w:rPr>
            </w:pPr>
            <w:r>
              <w:rPr>
                <w:rFonts w:hint="eastAsia" w:ascii="Times New Roman" w:hAnsi="Times New Roman" w:eastAsia="等线" w:cs="宋体"/>
                <w:color w:val="000000"/>
                <w:kern w:val="0"/>
                <w:sz w:val="22"/>
                <w:szCs w:val="22"/>
              </w:rPr>
              <w:t>P90</w:t>
            </w:r>
          </w:p>
        </w:tc>
        <w:tc>
          <w:tcPr>
            <w:tcW w:w="2552" w:type="dxa"/>
            <w:noWrap/>
          </w:tcPr>
          <w:p w14:paraId="1DAEA27D">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42</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59</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3</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44</w:t>
            </w:r>
            <w:r>
              <w:rPr>
                <w:rFonts w:ascii="Times New Roman" w:hAnsi="Times New Roman" w:eastAsia="等线" w:cs="宋体"/>
                <w:color w:val="000000"/>
                <w:kern w:val="0"/>
                <w:sz w:val="22"/>
                <w:szCs w:val="22"/>
              </w:rPr>
              <w:t>a</w:t>
            </w:r>
          </w:p>
        </w:tc>
        <w:tc>
          <w:tcPr>
            <w:tcW w:w="1984" w:type="dxa"/>
            <w:noWrap/>
          </w:tcPr>
          <w:p w14:paraId="4E2D95FB">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125</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21</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44</w:t>
            </w:r>
            <w:r>
              <w:rPr>
                <w:rFonts w:ascii="Times New Roman" w:hAnsi="Times New Roman" w:eastAsia="等线" w:cs="宋体"/>
                <w:color w:val="000000"/>
                <w:kern w:val="0"/>
                <w:sz w:val="22"/>
                <w:szCs w:val="22"/>
              </w:rPr>
              <w:t>a</w:t>
            </w:r>
          </w:p>
        </w:tc>
        <w:tc>
          <w:tcPr>
            <w:tcW w:w="1985" w:type="dxa"/>
            <w:noWrap/>
          </w:tcPr>
          <w:p w14:paraId="43E71BC4">
            <w:pPr>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73</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14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55</w:t>
            </w:r>
            <w:r>
              <w:rPr>
                <w:rFonts w:ascii="Times New Roman" w:hAnsi="Times New Roman" w:eastAsia="等线" w:cs="宋体"/>
                <w:color w:val="000000"/>
                <w:kern w:val="0"/>
                <w:sz w:val="22"/>
                <w:szCs w:val="22"/>
              </w:rPr>
              <w:t>a</w:t>
            </w:r>
          </w:p>
        </w:tc>
        <w:tc>
          <w:tcPr>
            <w:tcW w:w="1984" w:type="dxa"/>
            <w:noWrap/>
          </w:tcPr>
          <w:p w14:paraId="09F8C7BA">
            <w:pPr>
              <w:keepNext/>
              <w:widowControl/>
              <w:spacing w:line="360" w:lineRule="auto"/>
              <w:jc w:val="center"/>
              <w:rPr>
                <w:rFonts w:hint="eastAsia" w:ascii="等线" w:hAnsi="等线" w:eastAsia="等线" w:cs="宋体"/>
                <w:color w:val="000000"/>
                <w:kern w:val="0"/>
                <w:sz w:val="22"/>
                <w:szCs w:val="22"/>
              </w:rPr>
            </w:pPr>
            <w:r>
              <w:rPr>
                <w:rFonts w:ascii="Times New Roman" w:hAnsi="Times New Roman" w:eastAsia="等线" w:cs="宋体"/>
                <w:color w:val="000000"/>
                <w:kern w:val="0"/>
                <w:sz w:val="22"/>
                <w:szCs w:val="22"/>
              </w:rPr>
              <w:t>27</w:t>
            </w:r>
            <w:r>
              <w:rPr>
                <w:rFonts w:ascii="等线" w:hAnsi="等线" w:eastAsia="等线" w:cs="宋体"/>
                <w:color w:val="000000"/>
                <w:kern w:val="0"/>
                <w:sz w:val="22"/>
                <w:szCs w:val="22"/>
              </w:rPr>
              <w:t>.</w:t>
            </w:r>
            <w:r>
              <w:rPr>
                <w:rFonts w:ascii="Times New Roman" w:hAnsi="Times New Roman" w:eastAsia="等线" w:cs="宋体"/>
                <w:color w:val="000000"/>
                <w:kern w:val="0"/>
                <w:sz w:val="22"/>
                <w:szCs w:val="22"/>
              </w:rPr>
              <w:t>04</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2</w:t>
            </w:r>
            <w:r>
              <w:rPr>
                <w:rFonts w:hint="eastAsia" w:ascii="等线" w:hAnsi="等线" w:eastAsia="等线" w:cs="宋体"/>
                <w:color w:val="000000"/>
                <w:kern w:val="0"/>
                <w:sz w:val="22"/>
                <w:szCs w:val="22"/>
              </w:rPr>
              <w:t>.</w:t>
            </w:r>
            <w:r>
              <w:rPr>
                <w:rFonts w:hint="eastAsia" w:ascii="Times New Roman" w:hAnsi="Times New Roman" w:eastAsia="等线" w:cs="宋体"/>
                <w:color w:val="000000"/>
                <w:kern w:val="0"/>
                <w:sz w:val="22"/>
                <w:szCs w:val="22"/>
              </w:rPr>
              <w:t>02</w:t>
            </w:r>
            <w:r>
              <w:rPr>
                <w:rFonts w:ascii="Times New Roman" w:hAnsi="Times New Roman" w:eastAsia="等线" w:cs="宋体"/>
                <w:color w:val="000000"/>
                <w:kern w:val="0"/>
                <w:sz w:val="22"/>
                <w:szCs w:val="22"/>
              </w:rPr>
              <w:t>a</w:t>
            </w:r>
          </w:p>
        </w:tc>
      </w:tr>
    </w:tbl>
    <w:p w14:paraId="10CDD6D1">
      <w:pPr>
        <w:spacing w:line="440" w:lineRule="exact"/>
        <w:jc w:val="left"/>
        <w:outlineLvl w:val="1"/>
        <w:rPr>
          <w:rFonts w:eastAsia="黑体"/>
          <w:sz w:val="28"/>
          <w:szCs w:val="28"/>
        </w:rPr>
      </w:pPr>
    </w:p>
    <w:p w14:paraId="35554513">
      <w:pPr>
        <w:spacing w:line="440" w:lineRule="exact"/>
        <w:outlineLvl w:val="0"/>
        <w:rPr>
          <w:rFonts w:eastAsia="黑体"/>
          <w:sz w:val="30"/>
          <w:szCs w:val="30"/>
        </w:rPr>
      </w:pPr>
      <w:bookmarkStart w:id="26" w:name="_Toc18131"/>
      <w:r>
        <w:rPr>
          <w:rFonts w:hint="eastAsia" w:ascii="Times New Roman" w:hAnsi="Times New Roman" w:eastAsia="黑体"/>
          <w:sz w:val="30"/>
          <w:szCs w:val="30"/>
        </w:rPr>
        <w:t>4</w:t>
      </w:r>
      <w:commentRangeStart w:id="4"/>
      <w:r>
        <w:rPr>
          <w:rFonts w:hint="eastAsia" w:eastAsia="黑体"/>
          <w:sz w:val="30"/>
          <w:szCs w:val="30"/>
        </w:rPr>
        <w:t xml:space="preserve"> 讨</w:t>
      </w:r>
      <w:r>
        <w:rPr>
          <w:rFonts w:eastAsia="黑体"/>
          <w:sz w:val="30"/>
          <w:szCs w:val="30"/>
        </w:rPr>
        <w:t>论</w:t>
      </w:r>
      <w:commentRangeEnd w:id="4"/>
      <w:r>
        <w:rPr>
          <w:rStyle w:val="19"/>
          <w:rFonts w:eastAsia="黑体"/>
          <w:sz w:val="30"/>
          <w:szCs w:val="30"/>
        </w:rPr>
        <w:commentReference w:id="4"/>
      </w:r>
      <w:bookmarkEnd w:id="26"/>
    </w:p>
    <w:p w14:paraId="23D99F61">
      <w:pPr>
        <w:spacing w:line="440" w:lineRule="exact"/>
        <w:ind w:firstLine="480" w:firstLineChars="200"/>
        <w:rPr>
          <w:sz w:val="24"/>
        </w:rPr>
      </w:pPr>
      <w:r>
        <w:rPr>
          <w:rFonts w:hint="eastAsia"/>
          <w:sz w:val="24"/>
        </w:rPr>
        <w:t>本研究表明，随着施磷量的增加，水稻</w:t>
      </w:r>
      <w:r>
        <w:rPr>
          <w:rFonts w:hint="eastAsia" w:ascii="宋体" w:hAnsi="宋体" w:cs="宋体"/>
          <w:sz w:val="24"/>
        </w:rPr>
        <w:t>总产量总体呈现先增加后下降的变化趋势，</w:t>
      </w:r>
      <w:r>
        <w:rPr>
          <w:rFonts w:hint="eastAsia" w:ascii="宋体" w:hAnsi="宋体" w:cs="宋体"/>
          <w:sz w:val="24"/>
          <w:lang w:val="en-US" w:eastAsia="zh-CN"/>
        </w:rPr>
        <w:t>这与前人研究</w:t>
      </w:r>
      <w:r>
        <w:rPr>
          <w:rFonts w:hint="default" w:ascii="宋体" w:hAnsi="宋体" w:cs="宋体"/>
          <w:sz w:val="24"/>
          <w:vertAlign w:val="superscript"/>
          <w:lang w:val="en-US" w:eastAsia="zh-CN"/>
        </w:rPr>
        <w:fldChar w:fldCharType="begin"/>
      </w:r>
      <w:r>
        <w:instrText xml:space="preserve"> REF _Ref26396 \r \h  \* MERGEFORMAT</w:instrText>
      </w:r>
      <w:r>
        <w:rPr>
          <w:rFonts w:hint="default" w:ascii="宋体" w:hAnsi="宋体" w:cs="宋体"/>
          <w:sz w:val="24"/>
          <w:vertAlign w:val="superscript"/>
          <w:lang w:val="en-US" w:eastAsia="zh-CN"/>
        </w:rPr>
        <w:fldChar w:fldCharType="separate"/>
      </w:r>
      <w:r>
        <w:rPr>
          <w:rFonts w:hint="default" w:ascii="宋体" w:hAnsi="宋体" w:cs="宋体"/>
          <w:sz w:val="24"/>
          <w:vertAlign w:val="superscript"/>
          <w:lang w:val="en-US" w:eastAsia="zh-CN"/>
        </w:rPr>
        <w:t>[</w:t>
      </w:r>
      <w:r>
        <w:rPr>
          <w:rFonts w:hint="default" w:ascii="Times New Roman" w:hAnsi="Times New Roman" w:cs="宋体"/>
          <w:sz w:val="24"/>
          <w:vertAlign w:val="superscript"/>
          <w:lang w:val="en-US" w:eastAsia="zh-CN"/>
        </w:rPr>
        <w:t>2</w:t>
      </w:r>
      <w:r>
        <w:rPr>
          <w:rFonts w:hint="eastAsia" w:ascii="Times New Roman" w:hAnsi="Times New Roman" w:cs="宋体"/>
          <w:sz w:val="24"/>
          <w:vertAlign w:val="superscript"/>
          <w:lang w:val="en-US" w:eastAsia="zh-CN"/>
        </w:rPr>
        <w:t>2</w:t>
      </w:r>
      <w:r>
        <w:rPr>
          <w:rFonts w:hint="default" w:ascii="宋体" w:hAnsi="宋体" w:cs="宋体"/>
          <w:sz w:val="24"/>
          <w:vertAlign w:val="superscript"/>
          <w:lang w:val="en-US" w:eastAsia="zh-CN"/>
        </w:rPr>
        <w:t>]</w:t>
      </w:r>
      <w:r>
        <w:rPr>
          <w:rFonts w:hint="default" w:ascii="宋体" w:hAnsi="宋体" w:cs="宋体"/>
          <w:sz w:val="24"/>
          <w:vertAlign w:val="superscript"/>
          <w:lang w:val="en-US" w:eastAsia="zh-CN"/>
        </w:rPr>
        <w:fldChar w:fldCharType="end"/>
      </w:r>
      <w:r>
        <w:rPr>
          <w:rFonts w:hint="eastAsia" w:ascii="宋体" w:hAnsi="宋体" w:cs="宋体"/>
          <w:sz w:val="24"/>
          <w:lang w:val="en-US" w:eastAsia="zh-CN"/>
        </w:rPr>
        <w:t>得出的结论类似，</w:t>
      </w:r>
      <w:r>
        <w:rPr>
          <w:rFonts w:hint="eastAsia" w:ascii="宋体" w:hAnsi="宋体" w:cs="宋体"/>
          <w:sz w:val="24"/>
        </w:rPr>
        <w:t>反映了磷肥施用对水稻生长的</w:t>
      </w:r>
      <w:r>
        <w:rPr>
          <w:rFonts w:hint="eastAsia" w:ascii="宋体" w:hAnsi="宋体" w:cs="宋体"/>
          <w:sz w:val="24"/>
          <w:lang w:val="en-US" w:eastAsia="zh-CN"/>
        </w:rPr>
        <w:t>有着</w:t>
      </w:r>
      <w:r>
        <w:rPr>
          <w:rFonts w:hint="eastAsia" w:ascii="宋体" w:hAnsi="宋体" w:cs="宋体"/>
          <w:sz w:val="24"/>
        </w:rPr>
        <w:t>双重调控作用。从产量结果来看，两个供试水稻品种对磷肥施用量的响应在长沙与沅陵两地表现出不同的趋势，且处理间差异均未达到显著水平。在长沙地区，中嘉早</w:t>
      </w:r>
      <w:r>
        <w:rPr>
          <w:rFonts w:hint="eastAsia" w:ascii="Times New Roman" w:hAnsi="Times New Roman" w:cs="宋体"/>
          <w:sz w:val="24"/>
        </w:rPr>
        <w:t>17</w:t>
      </w:r>
      <w:r>
        <w:rPr>
          <w:rFonts w:hint="eastAsia" w:ascii="宋体" w:hAnsi="宋体" w:cs="宋体"/>
          <w:sz w:val="24"/>
        </w:rPr>
        <w:t>在</w:t>
      </w:r>
      <w:r>
        <w:rPr>
          <w:rFonts w:hint="eastAsia" w:ascii="Times New Roman" w:hAnsi="Times New Roman" w:cs="宋体"/>
          <w:sz w:val="24"/>
        </w:rPr>
        <w:t>P60</w:t>
      </w:r>
      <w:r>
        <w:rPr>
          <w:rFonts w:hint="eastAsia" w:ascii="宋体" w:hAnsi="宋体" w:cs="宋体"/>
          <w:sz w:val="24"/>
        </w:rPr>
        <w:t>处理下产量最高，为</w:t>
      </w:r>
      <w:r>
        <w:rPr>
          <w:rFonts w:hint="eastAsia" w:ascii="Times New Roman" w:hAnsi="Times New Roman" w:cs="宋体"/>
          <w:sz w:val="24"/>
        </w:rPr>
        <w:t>7282</w:t>
      </w:r>
      <w:r>
        <w:rPr>
          <w:rFonts w:hint="eastAsia" w:ascii="宋体" w:hAnsi="宋体" w:cs="宋体"/>
          <w:sz w:val="24"/>
        </w:rPr>
        <w:t>.</w:t>
      </w:r>
      <w:r>
        <w:rPr>
          <w:rFonts w:hint="eastAsia" w:ascii="Times New Roman" w:hAnsi="Times New Roman" w:cs="宋体"/>
          <w:sz w:val="24"/>
        </w:rPr>
        <w:t>90</w:t>
      </w:r>
      <w:r>
        <w:rPr>
          <w:rFonts w:hint="eastAsia" w:ascii="宋体" w:hAnsi="宋体" w:cs="宋体"/>
          <w:sz w:val="24"/>
        </w:rPr>
        <w:t xml:space="preserve"> </w:t>
      </w:r>
      <w:r>
        <w:rPr>
          <w:rFonts w:hint="eastAsia" w:ascii="Times New Roman" w:hAnsi="Times New Roman" w:cs="宋体"/>
          <w:sz w:val="24"/>
        </w:rPr>
        <w:t>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²，较</w:t>
      </w:r>
      <w:r>
        <w:rPr>
          <w:rFonts w:hint="eastAsia" w:ascii="Times New Roman" w:hAnsi="Times New Roman" w:cs="宋体"/>
          <w:sz w:val="24"/>
        </w:rPr>
        <w:t>P0</w:t>
      </w:r>
      <w:r>
        <w:rPr>
          <w:rFonts w:hint="eastAsia" w:ascii="宋体" w:hAnsi="宋体" w:cs="宋体"/>
          <w:sz w:val="24"/>
        </w:rPr>
        <w:t>增产</w:t>
      </w:r>
      <w:r>
        <w:rPr>
          <w:rFonts w:hint="eastAsia" w:ascii="Times New Roman" w:hAnsi="Times New Roman" w:cs="宋体"/>
          <w:sz w:val="24"/>
        </w:rPr>
        <w:t>8</w:t>
      </w:r>
      <w:r>
        <w:rPr>
          <w:rFonts w:hint="eastAsia" w:ascii="宋体" w:hAnsi="宋体" w:cs="宋体"/>
          <w:sz w:val="24"/>
        </w:rPr>
        <w:t>.</w:t>
      </w:r>
      <w:r>
        <w:rPr>
          <w:rFonts w:hint="eastAsia" w:ascii="Times New Roman" w:hAnsi="Times New Roman" w:cs="宋体"/>
          <w:sz w:val="24"/>
        </w:rPr>
        <w:t>01</w:t>
      </w:r>
      <w:r>
        <w:rPr>
          <w:rFonts w:hint="eastAsia" w:ascii="宋体" w:hAnsi="宋体" w:cs="宋体"/>
          <w:sz w:val="24"/>
        </w:rPr>
        <w:t>%，而</w:t>
      </w:r>
      <w:r>
        <w:rPr>
          <w:rFonts w:hint="eastAsia" w:ascii="Times New Roman" w:hAnsi="Times New Roman" w:cs="宋体"/>
          <w:sz w:val="24"/>
        </w:rPr>
        <w:t>P30</w:t>
      </w:r>
      <w:r>
        <w:rPr>
          <w:rFonts w:hint="eastAsia" w:ascii="宋体" w:hAnsi="宋体" w:cs="宋体"/>
          <w:sz w:val="24"/>
        </w:rPr>
        <w:t>和</w:t>
      </w:r>
      <w:r>
        <w:rPr>
          <w:rFonts w:hint="eastAsia" w:ascii="Times New Roman" w:hAnsi="Times New Roman" w:cs="宋体"/>
          <w:sz w:val="24"/>
        </w:rPr>
        <w:t>P90</w:t>
      </w:r>
      <w:r>
        <w:rPr>
          <w:rFonts w:hint="eastAsia" w:ascii="宋体" w:hAnsi="宋体" w:cs="宋体"/>
          <w:sz w:val="24"/>
        </w:rPr>
        <w:t>处理产量略低于</w:t>
      </w:r>
      <w:r>
        <w:rPr>
          <w:rFonts w:hint="eastAsia" w:ascii="Times New Roman" w:hAnsi="Times New Roman" w:cs="宋体"/>
          <w:sz w:val="24"/>
        </w:rPr>
        <w:t>P0</w:t>
      </w:r>
      <w:r>
        <w:rPr>
          <w:rFonts w:hint="eastAsia" w:ascii="宋体" w:hAnsi="宋体" w:cs="宋体"/>
          <w:sz w:val="24"/>
        </w:rPr>
        <w:t>，降幅分别为</w:t>
      </w:r>
      <w:r>
        <w:rPr>
          <w:rFonts w:hint="eastAsia" w:ascii="Times New Roman" w:hAnsi="Times New Roman" w:cs="宋体"/>
          <w:sz w:val="24"/>
        </w:rPr>
        <w:t>1</w:t>
      </w:r>
      <w:r>
        <w:rPr>
          <w:rFonts w:hint="eastAsia" w:ascii="宋体" w:hAnsi="宋体" w:cs="宋体"/>
          <w:sz w:val="24"/>
        </w:rPr>
        <w:t>.</w:t>
      </w:r>
      <w:r>
        <w:rPr>
          <w:rFonts w:hint="eastAsia" w:ascii="Times New Roman" w:hAnsi="Times New Roman" w:cs="宋体"/>
          <w:sz w:val="24"/>
        </w:rPr>
        <w:t>05</w:t>
      </w:r>
      <w:r>
        <w:rPr>
          <w:rFonts w:hint="eastAsia" w:ascii="宋体" w:hAnsi="宋体" w:cs="宋体"/>
          <w:sz w:val="24"/>
        </w:rPr>
        <w:t>%和</w:t>
      </w:r>
      <w:r>
        <w:rPr>
          <w:rFonts w:hint="eastAsia" w:ascii="Times New Roman" w:hAnsi="Times New Roman" w:cs="宋体"/>
          <w:sz w:val="24"/>
        </w:rPr>
        <w:t>0</w:t>
      </w:r>
      <w:r>
        <w:rPr>
          <w:rFonts w:hint="eastAsia" w:ascii="宋体" w:hAnsi="宋体" w:cs="宋体"/>
          <w:sz w:val="24"/>
        </w:rPr>
        <w:t>.</w:t>
      </w:r>
      <w:r>
        <w:rPr>
          <w:rFonts w:hint="eastAsia" w:ascii="Times New Roman" w:hAnsi="Times New Roman" w:cs="宋体"/>
          <w:sz w:val="24"/>
        </w:rPr>
        <w:t>35</w:t>
      </w:r>
      <w:r>
        <w:rPr>
          <w:rFonts w:hint="eastAsia" w:ascii="宋体" w:hAnsi="宋体" w:cs="宋体"/>
          <w:sz w:val="24"/>
        </w:rPr>
        <w:t>%</w:t>
      </w:r>
      <w:r>
        <w:rPr>
          <w:rFonts w:hint="eastAsia" w:ascii="宋体" w:hAnsi="宋体" w:cs="宋体"/>
          <w:sz w:val="24"/>
          <w:lang w:eastAsia="zh-CN"/>
        </w:rPr>
        <w:t>，</w:t>
      </w:r>
      <w:r>
        <w:rPr>
          <w:rFonts w:hint="eastAsia" w:ascii="宋体" w:hAnsi="宋体" w:cs="宋体"/>
          <w:sz w:val="24"/>
          <w:lang w:val="en-US" w:eastAsia="zh-CN"/>
        </w:rPr>
        <w:t>总体呈现为</w:t>
      </w:r>
      <w:r>
        <w:rPr>
          <w:rFonts w:hint="eastAsia" w:ascii="Times New Roman" w:hAnsi="Times New Roman" w:cs="宋体"/>
          <w:sz w:val="24"/>
          <w:lang w:val="en-US" w:eastAsia="zh-CN"/>
        </w:rPr>
        <w:t>P60</w:t>
      </w:r>
      <w:r>
        <w:rPr>
          <w:rFonts w:hint="eastAsia" w:ascii="宋体" w:hAnsi="宋体" w:cs="宋体"/>
          <w:sz w:val="24"/>
          <w:lang w:val="en-US" w:eastAsia="zh-CN"/>
        </w:rPr>
        <w:t>＞</w:t>
      </w:r>
      <w:r>
        <w:rPr>
          <w:rFonts w:hint="eastAsia" w:ascii="Times New Roman" w:hAnsi="Times New Roman" w:cs="宋体"/>
          <w:sz w:val="24"/>
          <w:lang w:val="en-US" w:eastAsia="zh-CN"/>
        </w:rPr>
        <w:t>PO</w:t>
      </w:r>
      <w:r>
        <w:rPr>
          <w:rFonts w:hint="eastAsia" w:ascii="宋体" w:hAnsi="宋体" w:cs="宋体"/>
          <w:sz w:val="24"/>
          <w:lang w:val="en-US" w:eastAsia="zh-CN"/>
        </w:rPr>
        <w:t>＞</w:t>
      </w:r>
      <w:r>
        <w:rPr>
          <w:rFonts w:hint="eastAsia" w:ascii="Times New Roman" w:hAnsi="Times New Roman" w:cs="宋体"/>
          <w:sz w:val="24"/>
          <w:lang w:val="en-US" w:eastAsia="zh-CN"/>
        </w:rPr>
        <w:t>P90</w:t>
      </w:r>
      <w:r>
        <w:rPr>
          <w:rFonts w:hint="eastAsia" w:ascii="宋体" w:hAnsi="宋体" w:cs="宋体"/>
          <w:sz w:val="24"/>
          <w:lang w:val="en-US" w:eastAsia="zh-CN"/>
        </w:rPr>
        <w:t>＞</w:t>
      </w:r>
      <w:r>
        <w:rPr>
          <w:rFonts w:hint="eastAsia" w:ascii="Times New Roman" w:hAnsi="Times New Roman" w:cs="宋体"/>
          <w:sz w:val="24"/>
          <w:lang w:val="en-US" w:eastAsia="zh-CN"/>
        </w:rPr>
        <w:t>P30</w:t>
      </w:r>
      <w:r>
        <w:rPr>
          <w:rFonts w:hint="eastAsia" w:ascii="宋体" w:hAnsi="宋体" w:cs="宋体"/>
          <w:sz w:val="24"/>
        </w:rPr>
        <w:t>；株两优</w:t>
      </w:r>
      <w:r>
        <w:rPr>
          <w:rFonts w:hint="eastAsia" w:ascii="Times New Roman" w:hAnsi="Times New Roman" w:cs="宋体"/>
          <w:sz w:val="24"/>
        </w:rPr>
        <w:t>4024</w:t>
      </w:r>
      <w:r>
        <w:rPr>
          <w:rFonts w:hint="eastAsia" w:ascii="宋体" w:hAnsi="宋体" w:cs="宋体"/>
          <w:sz w:val="24"/>
        </w:rPr>
        <w:t>则在</w:t>
      </w:r>
      <w:r>
        <w:rPr>
          <w:rFonts w:hint="eastAsia" w:ascii="Times New Roman" w:hAnsi="Times New Roman" w:cs="宋体"/>
          <w:sz w:val="24"/>
        </w:rPr>
        <w:t>P0</w:t>
      </w:r>
      <w:r>
        <w:rPr>
          <w:rFonts w:hint="eastAsia" w:ascii="宋体" w:hAnsi="宋体" w:cs="宋体"/>
          <w:sz w:val="24"/>
        </w:rPr>
        <w:t>处理下产量最高，达到</w:t>
      </w:r>
      <w:r>
        <w:rPr>
          <w:rFonts w:hint="eastAsia" w:ascii="Times New Roman" w:hAnsi="Times New Roman" w:cs="宋体"/>
          <w:sz w:val="24"/>
        </w:rPr>
        <w:t>8442</w:t>
      </w:r>
      <w:r>
        <w:rPr>
          <w:rFonts w:hint="eastAsia" w:ascii="宋体" w:hAnsi="宋体" w:cs="宋体"/>
          <w:sz w:val="24"/>
        </w:rPr>
        <w:t>.</w:t>
      </w:r>
      <w:r>
        <w:rPr>
          <w:rFonts w:hint="eastAsia" w:ascii="Times New Roman" w:hAnsi="Times New Roman" w:cs="宋体"/>
          <w:sz w:val="24"/>
        </w:rPr>
        <w:t>99</w:t>
      </w:r>
      <w:r>
        <w:rPr>
          <w:rFonts w:hint="eastAsia" w:ascii="宋体" w:hAnsi="宋体" w:cs="宋体"/>
          <w:sz w:val="24"/>
        </w:rPr>
        <w:t xml:space="preserve"> </w:t>
      </w:r>
      <w:r>
        <w:rPr>
          <w:rFonts w:hint="eastAsia" w:ascii="Times New Roman" w:hAnsi="Times New Roman" w:cs="宋体"/>
          <w:sz w:val="24"/>
        </w:rPr>
        <w:t>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²，所有施磷处理均表现出一定量的减产，但减产并不显著。在沅陵地区，中嘉早</w:t>
      </w:r>
      <w:r>
        <w:rPr>
          <w:rFonts w:hint="eastAsia" w:ascii="Times New Roman" w:hAnsi="Times New Roman" w:cs="宋体"/>
          <w:sz w:val="24"/>
        </w:rPr>
        <w:t>17</w:t>
      </w:r>
      <w:r>
        <w:rPr>
          <w:rFonts w:hint="eastAsia" w:ascii="宋体" w:hAnsi="宋体" w:cs="宋体"/>
          <w:sz w:val="24"/>
        </w:rPr>
        <w:t>在</w:t>
      </w:r>
      <w:r>
        <w:rPr>
          <w:rFonts w:hint="eastAsia" w:ascii="Times New Roman" w:hAnsi="Times New Roman" w:cs="宋体"/>
          <w:sz w:val="24"/>
        </w:rPr>
        <w:t>P30</w:t>
      </w:r>
      <w:r>
        <w:rPr>
          <w:rFonts w:hint="eastAsia" w:ascii="宋体" w:hAnsi="宋体" w:cs="宋体"/>
          <w:sz w:val="24"/>
        </w:rPr>
        <w:t>处理下产量最高达到</w:t>
      </w:r>
      <w:r>
        <w:rPr>
          <w:rFonts w:hint="eastAsia" w:ascii="Times New Roman" w:hAnsi="Times New Roman" w:cs="宋体"/>
          <w:sz w:val="24"/>
        </w:rPr>
        <w:t>9676</w:t>
      </w:r>
      <w:r>
        <w:rPr>
          <w:rFonts w:hint="eastAsia" w:ascii="宋体" w:hAnsi="宋体" w:cs="宋体"/>
          <w:sz w:val="24"/>
        </w:rPr>
        <w:t>.</w:t>
      </w:r>
      <w:r>
        <w:rPr>
          <w:rFonts w:hint="eastAsia" w:ascii="Times New Roman" w:hAnsi="Times New Roman" w:cs="宋体"/>
          <w:sz w:val="24"/>
        </w:rPr>
        <w:t>07</w:t>
      </w:r>
      <w:r>
        <w:rPr>
          <w:rFonts w:hint="eastAsia" w:ascii="宋体" w:hAnsi="宋体" w:cs="宋体"/>
          <w:sz w:val="24"/>
        </w:rPr>
        <w:t xml:space="preserve"> </w:t>
      </w:r>
      <w:r>
        <w:rPr>
          <w:rFonts w:hint="eastAsia" w:ascii="Times New Roman" w:hAnsi="Times New Roman" w:cs="宋体"/>
          <w:sz w:val="24"/>
        </w:rPr>
        <w:t>kg</w:t>
      </w:r>
      <w:r>
        <w:rPr>
          <w:rFonts w:hint="eastAsia" w:ascii="宋体" w:hAnsi="宋体" w:cs="宋体"/>
          <w:sz w:val="24"/>
        </w:rPr>
        <w:t>/</w:t>
      </w:r>
      <w:r>
        <w:rPr>
          <w:rFonts w:hint="eastAsia" w:ascii="Times New Roman" w:hAnsi="Times New Roman" w:cs="宋体"/>
          <w:sz w:val="24"/>
        </w:rPr>
        <w:t>hm</w:t>
      </w:r>
      <w:r>
        <w:rPr>
          <w:rFonts w:hint="eastAsia" w:ascii="宋体" w:hAnsi="宋体" w:cs="宋体"/>
          <w:sz w:val="24"/>
        </w:rPr>
        <w:t>²，较</w:t>
      </w:r>
      <w:r>
        <w:rPr>
          <w:rFonts w:hint="eastAsia" w:ascii="Times New Roman" w:hAnsi="Times New Roman" w:cs="宋体"/>
          <w:sz w:val="24"/>
        </w:rPr>
        <w:t>P0</w:t>
      </w:r>
      <w:r>
        <w:rPr>
          <w:rFonts w:hint="eastAsia" w:ascii="宋体" w:hAnsi="宋体" w:cs="宋体"/>
          <w:sz w:val="24"/>
        </w:rPr>
        <w:t>增产</w:t>
      </w:r>
      <w:r>
        <w:rPr>
          <w:rFonts w:hint="eastAsia" w:ascii="Times New Roman" w:hAnsi="Times New Roman" w:cs="宋体"/>
          <w:sz w:val="24"/>
        </w:rPr>
        <w:t>7</w:t>
      </w:r>
      <w:r>
        <w:rPr>
          <w:rFonts w:hint="eastAsia" w:ascii="宋体" w:hAnsi="宋体" w:cs="宋体"/>
          <w:sz w:val="24"/>
        </w:rPr>
        <w:t>.</w:t>
      </w:r>
      <w:r>
        <w:rPr>
          <w:rFonts w:hint="eastAsia" w:ascii="Times New Roman" w:hAnsi="Times New Roman" w:cs="宋体"/>
          <w:sz w:val="24"/>
        </w:rPr>
        <w:t>76</w:t>
      </w:r>
      <w:r>
        <w:rPr>
          <w:rFonts w:hint="eastAsia" w:ascii="宋体" w:hAnsi="宋体" w:cs="宋体"/>
          <w:sz w:val="24"/>
        </w:rPr>
        <w:t>%，而</w:t>
      </w:r>
      <w:r>
        <w:rPr>
          <w:rFonts w:hint="eastAsia" w:ascii="Times New Roman" w:hAnsi="Times New Roman" w:cs="宋体"/>
          <w:sz w:val="24"/>
        </w:rPr>
        <w:t>P60</w:t>
      </w:r>
      <w:r>
        <w:rPr>
          <w:rFonts w:hint="eastAsia" w:ascii="宋体" w:hAnsi="宋体" w:cs="宋体"/>
          <w:sz w:val="24"/>
        </w:rPr>
        <w:t>和</w:t>
      </w:r>
      <w:r>
        <w:rPr>
          <w:rFonts w:hint="eastAsia" w:ascii="Times New Roman" w:hAnsi="Times New Roman" w:cs="宋体"/>
          <w:sz w:val="24"/>
        </w:rPr>
        <w:t>P90</w:t>
      </w:r>
      <w:r>
        <w:rPr>
          <w:rFonts w:hint="eastAsia" w:ascii="宋体" w:hAnsi="宋体" w:cs="宋体"/>
          <w:sz w:val="24"/>
        </w:rPr>
        <w:t>处理则分别减产</w:t>
      </w:r>
      <w:r>
        <w:rPr>
          <w:rFonts w:hint="eastAsia" w:ascii="Times New Roman" w:hAnsi="Times New Roman" w:cs="宋体"/>
          <w:sz w:val="24"/>
        </w:rPr>
        <w:t>3</w:t>
      </w:r>
      <w:r>
        <w:rPr>
          <w:rFonts w:hint="eastAsia" w:ascii="宋体" w:hAnsi="宋体" w:cs="宋体"/>
          <w:sz w:val="24"/>
        </w:rPr>
        <w:t>.</w:t>
      </w:r>
      <w:r>
        <w:rPr>
          <w:rFonts w:hint="eastAsia" w:ascii="Times New Roman" w:hAnsi="Times New Roman" w:cs="宋体"/>
          <w:sz w:val="24"/>
        </w:rPr>
        <w:t>44</w:t>
      </w:r>
      <w:r>
        <w:rPr>
          <w:rFonts w:hint="eastAsia" w:ascii="宋体" w:hAnsi="宋体" w:cs="宋体"/>
          <w:sz w:val="24"/>
        </w:rPr>
        <w:t>%和</w:t>
      </w:r>
      <w:r>
        <w:rPr>
          <w:rFonts w:hint="eastAsia" w:ascii="Times New Roman" w:hAnsi="Times New Roman" w:cs="宋体"/>
          <w:sz w:val="24"/>
        </w:rPr>
        <w:t>4</w:t>
      </w:r>
      <w:r>
        <w:rPr>
          <w:rFonts w:hint="eastAsia" w:ascii="宋体" w:hAnsi="宋体" w:cs="宋体"/>
          <w:sz w:val="24"/>
        </w:rPr>
        <w:t>.</w:t>
      </w:r>
      <w:r>
        <w:rPr>
          <w:rFonts w:hint="eastAsia" w:ascii="Times New Roman" w:hAnsi="Times New Roman" w:cs="宋体"/>
          <w:sz w:val="24"/>
        </w:rPr>
        <w:t>23</w:t>
      </w:r>
      <w:r>
        <w:rPr>
          <w:rFonts w:hint="eastAsia" w:ascii="宋体" w:hAnsi="宋体" w:cs="宋体"/>
          <w:sz w:val="24"/>
        </w:rPr>
        <w:t>%；株两优</w:t>
      </w:r>
      <w:r>
        <w:rPr>
          <w:rFonts w:hint="eastAsia" w:ascii="Times New Roman" w:hAnsi="Times New Roman" w:cs="宋体"/>
          <w:sz w:val="24"/>
        </w:rPr>
        <w:t>4024</w:t>
      </w:r>
      <w:r>
        <w:rPr>
          <w:rFonts w:hint="eastAsia" w:ascii="宋体" w:hAnsi="宋体" w:cs="宋体"/>
          <w:sz w:val="24"/>
        </w:rPr>
        <w:t>在</w:t>
      </w:r>
      <w:r>
        <w:rPr>
          <w:rFonts w:hint="eastAsia" w:ascii="Times New Roman" w:hAnsi="Times New Roman" w:cs="宋体"/>
          <w:sz w:val="24"/>
        </w:rPr>
        <w:t>P90</w:t>
      </w:r>
      <w:r>
        <w:rPr>
          <w:rFonts w:hint="eastAsia" w:ascii="宋体" w:hAnsi="宋体" w:cs="宋体"/>
          <w:sz w:val="24"/>
        </w:rPr>
        <w:t>处理下产量最高，较</w:t>
      </w:r>
      <w:r>
        <w:rPr>
          <w:rFonts w:hint="eastAsia" w:ascii="Times New Roman" w:hAnsi="Times New Roman" w:cs="宋体"/>
          <w:sz w:val="24"/>
        </w:rPr>
        <w:t>P0</w:t>
      </w:r>
      <w:r>
        <w:rPr>
          <w:rFonts w:hint="eastAsia" w:ascii="宋体" w:hAnsi="宋体" w:cs="宋体"/>
          <w:sz w:val="24"/>
        </w:rPr>
        <w:t>增产</w:t>
      </w:r>
      <w:r>
        <w:rPr>
          <w:rFonts w:hint="eastAsia" w:ascii="Times New Roman" w:hAnsi="Times New Roman" w:cs="宋体"/>
          <w:sz w:val="24"/>
        </w:rPr>
        <w:t>10</w:t>
      </w:r>
      <w:r>
        <w:rPr>
          <w:rFonts w:hint="eastAsia" w:ascii="宋体" w:hAnsi="宋体" w:cs="宋体"/>
          <w:sz w:val="24"/>
        </w:rPr>
        <w:t>.</w:t>
      </w:r>
      <w:r>
        <w:rPr>
          <w:rFonts w:hint="eastAsia" w:ascii="Times New Roman" w:hAnsi="Times New Roman" w:cs="宋体"/>
          <w:sz w:val="24"/>
        </w:rPr>
        <w:t>76</w:t>
      </w:r>
      <w:r>
        <w:rPr>
          <w:rFonts w:hint="eastAsia" w:ascii="宋体" w:hAnsi="宋体" w:cs="宋体"/>
          <w:sz w:val="24"/>
        </w:rPr>
        <w:t>%，但</w:t>
      </w:r>
      <w:r>
        <w:rPr>
          <w:rFonts w:hint="eastAsia" w:ascii="Times New Roman" w:hAnsi="Times New Roman" w:cs="宋体"/>
          <w:sz w:val="24"/>
        </w:rPr>
        <w:t>P30</w:t>
      </w:r>
      <w:r>
        <w:rPr>
          <w:rFonts w:hint="eastAsia" w:ascii="宋体" w:hAnsi="宋体" w:cs="宋体"/>
          <w:sz w:val="24"/>
        </w:rPr>
        <w:t>和</w:t>
      </w:r>
      <w:r>
        <w:rPr>
          <w:rFonts w:hint="eastAsia" w:ascii="Times New Roman" w:hAnsi="Times New Roman" w:cs="宋体"/>
          <w:sz w:val="24"/>
        </w:rPr>
        <w:t>P60</w:t>
      </w:r>
      <w:r>
        <w:rPr>
          <w:rFonts w:hint="eastAsia" w:ascii="宋体" w:hAnsi="宋体" w:cs="宋体"/>
          <w:sz w:val="24"/>
        </w:rPr>
        <w:t>处理略有减产，</w:t>
      </w:r>
      <w:r>
        <w:rPr>
          <w:rFonts w:hint="eastAsia" w:ascii="宋体" w:hAnsi="宋体" w:cs="宋体"/>
          <w:sz w:val="24"/>
          <w:lang w:val="en-US" w:eastAsia="zh-CN"/>
        </w:rPr>
        <w:t>另</w:t>
      </w:r>
      <w:r>
        <w:rPr>
          <w:rFonts w:hint="eastAsia" w:ascii="宋体" w:hAnsi="宋体" w:cs="宋体"/>
          <w:sz w:val="24"/>
        </w:rPr>
        <w:t>有实验表明</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_Ref229413784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w:t>
      </w:r>
      <w:r>
        <w:rPr>
          <w:rFonts w:hint="eastAsia" w:ascii="Times New Roman" w:hAnsi="Times New Roman" w:cs="宋体"/>
          <w:sz w:val="24"/>
          <w:vertAlign w:val="superscript"/>
          <w:lang w:val="en-US" w:eastAsia="zh-CN"/>
        </w:rPr>
        <w:t>23</w:t>
      </w:r>
      <w:r>
        <w:rPr>
          <w:rFonts w:hint="eastAsia" w:ascii="宋体" w:hAnsi="宋体" w:cs="宋体"/>
          <w:sz w:val="24"/>
          <w:vertAlign w:val="superscript"/>
        </w:rPr>
        <w:t>]</w:t>
      </w:r>
      <w:r>
        <w:rPr>
          <w:rFonts w:hint="eastAsia" w:ascii="宋体" w:hAnsi="宋体" w:cs="宋体"/>
          <w:sz w:val="24"/>
          <w:vertAlign w:val="superscript"/>
        </w:rPr>
        <w:fldChar w:fldCharType="end"/>
      </w:r>
      <w:r>
        <w:rPr>
          <w:rFonts w:hint="eastAsia" w:ascii="宋体" w:hAnsi="宋体" w:cs="宋体"/>
          <w:sz w:val="24"/>
        </w:rPr>
        <w:t>，施肥超过最佳水平时，产量反而下降</w:t>
      </w:r>
      <w:r>
        <w:rPr>
          <w:rFonts w:hint="eastAsia" w:ascii="宋体" w:hAnsi="宋体" w:cs="宋体"/>
          <w:sz w:val="24"/>
          <w:lang w:eastAsia="zh-CN"/>
        </w:rPr>
        <w:t>，</w:t>
      </w:r>
      <w:r>
        <w:rPr>
          <w:rFonts w:hint="eastAsia" w:ascii="宋体" w:hAnsi="宋体" w:cs="宋体"/>
          <w:sz w:val="24"/>
          <w:lang w:val="en-US" w:eastAsia="zh-CN"/>
        </w:rPr>
        <w:t>这也与本实验中产量呈现抛物线的变化趋势相吻合。而</w:t>
      </w:r>
      <w:r>
        <w:rPr>
          <w:rFonts w:hint="eastAsia" w:ascii="宋体" w:hAnsi="宋体" w:cs="宋体"/>
          <w:sz w:val="24"/>
        </w:rPr>
        <w:t>两个品种的最高产量均出现在不同的施磷水平，</w:t>
      </w:r>
      <w:r>
        <w:rPr>
          <w:rFonts w:hint="eastAsia" w:ascii="宋体" w:hAnsi="宋体" w:cs="宋体"/>
          <w:sz w:val="24"/>
          <w:lang w:val="en-US" w:eastAsia="zh-CN"/>
        </w:rPr>
        <w:t>与闫金垚等</w:t>
      </w:r>
      <w:r>
        <w:rPr>
          <w:rFonts w:hint="default" w:ascii="宋体" w:hAnsi="宋体" w:cs="宋体"/>
          <w:sz w:val="24"/>
          <w:vertAlign w:val="superscript"/>
          <w:lang w:val="en-US" w:eastAsia="zh-CN"/>
        </w:rPr>
        <w:fldChar w:fldCharType="begin"/>
      </w:r>
      <w:r>
        <w:instrText xml:space="preserve"> REF _Ref5606 \r \h  \* MERGEFORMAT</w:instrText>
      </w:r>
      <w:r>
        <w:rPr>
          <w:rFonts w:hint="default" w:ascii="宋体" w:hAnsi="宋体" w:cs="宋体"/>
          <w:sz w:val="24"/>
          <w:vertAlign w:val="superscript"/>
          <w:lang w:val="en-US" w:eastAsia="zh-CN"/>
        </w:rPr>
        <w:fldChar w:fldCharType="separate"/>
      </w:r>
      <w:r>
        <w:rPr>
          <w:rFonts w:hint="default" w:ascii="宋体" w:hAnsi="宋体" w:cs="宋体"/>
          <w:sz w:val="24"/>
          <w:vertAlign w:val="superscript"/>
          <w:lang w:val="en-US" w:eastAsia="zh-CN"/>
        </w:rPr>
        <w:t>[</w:t>
      </w:r>
      <w:r>
        <w:rPr>
          <w:rFonts w:hint="eastAsia" w:ascii="Times New Roman" w:hAnsi="Times New Roman" w:cs="宋体"/>
          <w:sz w:val="24"/>
          <w:vertAlign w:val="superscript"/>
          <w:lang w:val="en-US" w:eastAsia="zh-CN"/>
        </w:rPr>
        <w:t>24</w:t>
      </w:r>
      <w:r>
        <w:rPr>
          <w:rFonts w:hint="default" w:ascii="宋体" w:hAnsi="宋体" w:cs="宋体"/>
          <w:sz w:val="24"/>
          <w:vertAlign w:val="superscript"/>
          <w:lang w:val="en-US" w:eastAsia="zh-CN"/>
        </w:rPr>
        <w:t>]</w:t>
      </w:r>
      <w:r>
        <w:rPr>
          <w:rFonts w:hint="default" w:ascii="宋体" w:hAnsi="宋体" w:cs="宋体"/>
          <w:sz w:val="24"/>
          <w:vertAlign w:val="superscript"/>
          <w:lang w:val="en-US" w:eastAsia="zh-CN"/>
        </w:rPr>
        <w:fldChar w:fldCharType="end"/>
      </w:r>
      <w:r>
        <w:rPr>
          <w:rFonts w:hint="eastAsia" w:ascii="宋体" w:hAnsi="宋体" w:cs="宋体"/>
          <w:sz w:val="24"/>
          <w:lang w:val="en-US" w:eastAsia="zh-CN"/>
        </w:rPr>
        <w:t>的实验结果相似，</w:t>
      </w:r>
      <w:r>
        <w:rPr>
          <w:rFonts w:hint="eastAsia" w:ascii="宋体" w:hAnsi="宋体" w:cs="宋体"/>
          <w:sz w:val="24"/>
        </w:rPr>
        <w:t>表明品种间对磷</w:t>
      </w:r>
      <w:r>
        <w:rPr>
          <w:rFonts w:hint="eastAsia" w:ascii="宋体" w:hAnsi="宋体" w:cs="宋体"/>
          <w:sz w:val="24"/>
          <w:lang w:val="en-US" w:eastAsia="zh-CN"/>
        </w:rPr>
        <w:t>肥的吸收利用存在差异</w:t>
      </w:r>
      <w:r>
        <w:rPr>
          <w:rFonts w:hint="eastAsia" w:ascii="宋体" w:hAnsi="宋体" w:cs="宋体"/>
          <w:sz w:val="24"/>
        </w:rPr>
        <w:t>。从产量构成性状分析，有效穗数和每穗粒数对磷肥施用的反应相对敏感，</w:t>
      </w:r>
      <w:r>
        <w:rPr>
          <w:sz w:val="24"/>
        </w:rPr>
        <w:t>磷肥施用过多（</w:t>
      </w:r>
      <w:r>
        <w:rPr>
          <w:rFonts w:ascii="Times New Roman" w:hAnsi="Times New Roman"/>
          <w:sz w:val="24"/>
        </w:rPr>
        <w:t>P90</w:t>
      </w:r>
      <w:r>
        <w:rPr>
          <w:sz w:val="24"/>
        </w:rPr>
        <w:t>）</w:t>
      </w:r>
      <w:r>
        <w:rPr>
          <w:rFonts w:hint="eastAsia"/>
          <w:sz w:val="24"/>
        </w:rPr>
        <w:t>会</w:t>
      </w:r>
      <w:r>
        <w:rPr>
          <w:sz w:val="24"/>
        </w:rPr>
        <w:t>对水稻有效穗数整体呈抑制作用，在多数情况下会减少有效穗数，降幅约</w:t>
      </w:r>
      <w:r>
        <w:rPr>
          <w:rFonts w:ascii="Times New Roman" w:hAnsi="Times New Roman"/>
          <w:sz w:val="24"/>
        </w:rPr>
        <w:t>13</w:t>
      </w:r>
      <w:r>
        <w:rPr>
          <w:sz w:val="24"/>
        </w:rPr>
        <w:t>-</w:t>
      </w:r>
      <w:r>
        <w:rPr>
          <w:rFonts w:ascii="Times New Roman" w:hAnsi="Times New Roman"/>
          <w:sz w:val="24"/>
        </w:rPr>
        <w:t>15</w:t>
      </w:r>
      <w:r>
        <w:rPr>
          <w:sz w:val="24"/>
        </w:rPr>
        <w:t>%，磷肥施用量控制在</w:t>
      </w:r>
      <w:r>
        <w:rPr>
          <w:rFonts w:ascii="Times New Roman" w:hAnsi="Times New Roman"/>
          <w:sz w:val="24"/>
        </w:rPr>
        <w:t>P0</w:t>
      </w:r>
      <w:r>
        <w:rPr>
          <w:sz w:val="24"/>
        </w:rPr>
        <w:t>-</w:t>
      </w:r>
      <w:r>
        <w:rPr>
          <w:rFonts w:ascii="Times New Roman" w:hAnsi="Times New Roman"/>
          <w:sz w:val="24"/>
        </w:rPr>
        <w:t>P30</w:t>
      </w:r>
      <w:r>
        <w:rPr>
          <w:sz w:val="24"/>
        </w:rPr>
        <w:t>范围内即可维持或获得最高有效穗数，超过</w:t>
      </w:r>
      <w:r>
        <w:rPr>
          <w:rFonts w:ascii="Times New Roman" w:hAnsi="Times New Roman"/>
          <w:sz w:val="24"/>
        </w:rPr>
        <w:t>P30</w:t>
      </w:r>
      <w:r>
        <w:rPr>
          <w:sz w:val="24"/>
        </w:rPr>
        <w:t>后穗数不增反降，</w:t>
      </w:r>
      <w:r>
        <w:rPr>
          <w:rFonts w:ascii="Times New Roman" w:hAnsi="Times New Roman"/>
          <w:sz w:val="24"/>
        </w:rPr>
        <w:t>P90</w:t>
      </w:r>
      <w:r>
        <w:rPr>
          <w:sz w:val="24"/>
        </w:rPr>
        <w:t>为最差处理。</w:t>
      </w:r>
      <w:r>
        <w:rPr>
          <w:rFonts w:ascii="宋体" w:hAnsi="宋体" w:cs="宋体"/>
          <w:sz w:val="24"/>
        </w:rPr>
        <w:t>磷肥施用量直接影响米粉稻的产量构成因子。</w:t>
      </w:r>
      <w:r>
        <w:rPr>
          <w:rFonts w:hint="eastAsia" w:ascii="宋体" w:hAnsi="宋体" w:cs="宋体"/>
          <w:sz w:val="24"/>
        </w:rPr>
        <w:t>本研究结果表明，磷肥用量过低或过高</w:t>
      </w:r>
      <w:r>
        <w:rPr>
          <w:rFonts w:hint="eastAsia" w:ascii="宋体" w:hAnsi="宋体" w:cs="宋体"/>
          <w:sz w:val="24"/>
          <w:lang w:val="en-US" w:eastAsia="zh-CN"/>
        </w:rPr>
        <w:t>都会造成</w:t>
      </w:r>
      <w:r>
        <w:rPr>
          <w:rFonts w:hint="eastAsia" w:ascii="宋体" w:hAnsi="宋体" w:cs="宋体"/>
          <w:sz w:val="24"/>
        </w:rPr>
        <w:t>水稻</w:t>
      </w:r>
      <w:r>
        <w:rPr>
          <w:rFonts w:hint="eastAsia" w:ascii="宋体" w:hAnsi="宋体" w:cs="宋体"/>
          <w:sz w:val="24"/>
          <w:lang w:val="en-US" w:eastAsia="zh-CN"/>
        </w:rPr>
        <w:t>的有效穗数的减少</w:t>
      </w:r>
      <w:r>
        <w:rPr>
          <w:rFonts w:hint="default" w:ascii="宋体" w:hAnsi="宋体" w:cs="宋体"/>
          <w:sz w:val="24"/>
          <w:vertAlign w:val="superscript"/>
          <w:lang w:val="en-US" w:eastAsia="zh-CN"/>
        </w:rPr>
        <w:fldChar w:fldCharType="begin"/>
      </w:r>
      <w:r>
        <w:instrText xml:space="preserve"> REF _Ref14002 \r \h  \* MERGEFORMAT</w:instrText>
      </w:r>
      <w:r>
        <w:rPr>
          <w:rFonts w:hint="default" w:ascii="宋体" w:hAnsi="宋体" w:cs="宋体"/>
          <w:sz w:val="24"/>
          <w:vertAlign w:val="superscript"/>
          <w:lang w:val="en-US" w:eastAsia="zh-CN"/>
        </w:rPr>
        <w:fldChar w:fldCharType="separate"/>
      </w:r>
      <w:r>
        <w:rPr>
          <w:rFonts w:hint="default" w:ascii="宋体" w:hAnsi="宋体" w:cs="宋体"/>
          <w:sz w:val="24"/>
          <w:vertAlign w:val="superscript"/>
          <w:lang w:val="en-US" w:eastAsia="zh-CN"/>
        </w:rPr>
        <w:t>[</w:t>
      </w:r>
      <w:r>
        <w:rPr>
          <w:rFonts w:hint="default" w:ascii="Times New Roman" w:hAnsi="Times New Roman" w:cs="宋体"/>
          <w:sz w:val="24"/>
          <w:vertAlign w:val="superscript"/>
          <w:lang w:val="en-US" w:eastAsia="zh-CN"/>
        </w:rPr>
        <w:t>2</w:t>
      </w:r>
      <w:r>
        <w:rPr>
          <w:rFonts w:hint="eastAsia" w:ascii="Times New Roman" w:hAnsi="Times New Roman" w:cs="宋体"/>
          <w:sz w:val="24"/>
          <w:vertAlign w:val="superscript"/>
          <w:lang w:val="en-US" w:eastAsia="zh-CN"/>
        </w:rPr>
        <w:t>5</w:t>
      </w:r>
      <w:r>
        <w:rPr>
          <w:rFonts w:hint="default" w:ascii="宋体" w:hAnsi="宋体" w:cs="宋体"/>
          <w:sz w:val="24"/>
          <w:vertAlign w:val="superscript"/>
          <w:lang w:val="en-US" w:eastAsia="zh-CN"/>
        </w:rPr>
        <w:t>]</w:t>
      </w:r>
      <w:r>
        <w:rPr>
          <w:rFonts w:hint="default" w:ascii="宋体" w:hAnsi="宋体" w:cs="宋体"/>
          <w:sz w:val="24"/>
          <w:vertAlign w:val="superscript"/>
          <w:lang w:val="en-US" w:eastAsia="zh-CN"/>
        </w:rPr>
        <w:fldChar w:fldCharType="end"/>
      </w:r>
      <w:r>
        <w:rPr>
          <w:rFonts w:hint="eastAsia" w:ascii="宋体" w:hAnsi="宋体" w:cs="宋体"/>
          <w:sz w:val="24"/>
        </w:rPr>
        <w:t>，且千粒重随施磷量呈先增后减趋势</w:t>
      </w:r>
      <w:r>
        <w:rPr>
          <w:rFonts w:hint="default" w:ascii="宋体" w:hAnsi="宋体" w:cs="宋体"/>
          <w:sz w:val="24"/>
          <w:vertAlign w:val="superscript"/>
          <w:lang w:val="en-US"/>
        </w:rPr>
        <w:fldChar w:fldCharType="begin"/>
      </w:r>
      <w:r>
        <w:instrText xml:space="preserve"> REF _Ref14028 \r \h  \* MERGEFORMAT</w:instrText>
      </w:r>
      <w:r>
        <w:rPr>
          <w:rFonts w:hint="default" w:ascii="宋体" w:hAnsi="宋体" w:cs="宋体"/>
          <w:sz w:val="24"/>
          <w:vertAlign w:val="superscript"/>
          <w:lang w:val="en-US"/>
        </w:rPr>
        <w:fldChar w:fldCharType="separate"/>
      </w:r>
      <w:r>
        <w:rPr>
          <w:rFonts w:hint="default" w:ascii="宋体" w:hAnsi="宋体" w:cs="宋体"/>
          <w:sz w:val="24"/>
          <w:vertAlign w:val="superscript"/>
          <w:lang w:val="en-US"/>
        </w:rPr>
        <w:t>[</w:t>
      </w:r>
      <w:r>
        <w:rPr>
          <w:rFonts w:hint="default" w:ascii="Times New Roman" w:hAnsi="Times New Roman" w:cs="宋体"/>
          <w:sz w:val="24"/>
          <w:vertAlign w:val="superscript"/>
          <w:lang w:val="en-US"/>
        </w:rPr>
        <w:t>2</w:t>
      </w:r>
      <w:r>
        <w:rPr>
          <w:rFonts w:hint="eastAsia" w:ascii="Times New Roman" w:hAnsi="Times New Roman" w:cs="宋体"/>
          <w:sz w:val="24"/>
          <w:vertAlign w:val="superscript"/>
          <w:lang w:val="en-US" w:eastAsia="zh-CN"/>
        </w:rPr>
        <w:t>6</w:t>
      </w:r>
      <w:r>
        <w:rPr>
          <w:rFonts w:hint="default" w:ascii="宋体" w:hAnsi="宋体" w:cs="宋体"/>
          <w:sz w:val="24"/>
          <w:vertAlign w:val="superscript"/>
          <w:lang w:val="en-US"/>
        </w:rPr>
        <w:t>]</w:t>
      </w:r>
      <w:r>
        <w:rPr>
          <w:rFonts w:hint="default" w:ascii="宋体" w:hAnsi="宋体" w:cs="宋体"/>
          <w:sz w:val="24"/>
          <w:vertAlign w:val="superscript"/>
          <w:lang w:val="en-US"/>
        </w:rPr>
        <w:fldChar w:fldCharType="end"/>
      </w:r>
      <w:r>
        <w:rPr>
          <w:rFonts w:hint="eastAsia" w:ascii="宋体" w:hAnsi="宋体" w:cs="宋体"/>
          <w:sz w:val="24"/>
        </w:rPr>
        <w:t>，这与前人研究结果一致。</w:t>
      </w:r>
      <w:r>
        <w:rPr>
          <w:rFonts w:hint="eastAsia" w:ascii="宋体" w:hAnsi="宋体" w:cs="宋体"/>
          <w:sz w:val="24"/>
          <w:lang w:val="en-US" w:eastAsia="zh-CN"/>
        </w:rPr>
        <w:t>且</w:t>
      </w:r>
      <w:r>
        <w:rPr>
          <w:sz w:val="24"/>
        </w:rPr>
        <w:t>有效穗数与每穗实粒数存在负相关</w:t>
      </w:r>
      <w:r>
        <w:rPr>
          <w:rFonts w:hint="default"/>
          <w:sz w:val="24"/>
          <w:vertAlign w:val="superscript"/>
          <w:lang w:val="en-US"/>
        </w:rPr>
        <w:fldChar w:fldCharType="begin"/>
      </w:r>
      <w:r>
        <w:rPr>
          <w:rFonts w:hint="default"/>
          <w:sz w:val="24"/>
          <w:vertAlign w:val="superscript"/>
          <w:lang w:val="en-US"/>
        </w:rPr>
        <w:instrText xml:space="preserve"> REF _Ref14051 \r \h </w:instrText>
      </w:r>
      <w:r>
        <w:rPr>
          <w:rFonts w:hint="default"/>
          <w:sz w:val="24"/>
          <w:vertAlign w:val="superscript"/>
          <w:lang w:val="en-US"/>
        </w:rPr>
        <w:fldChar w:fldCharType="separate"/>
      </w:r>
      <w:r>
        <w:rPr>
          <w:rFonts w:hint="default"/>
          <w:sz w:val="24"/>
          <w:vertAlign w:val="superscript"/>
          <w:lang w:val="en-US"/>
        </w:rPr>
        <w:t>[</w:t>
      </w:r>
      <w:r>
        <w:rPr>
          <w:rFonts w:hint="default" w:ascii="Times New Roman" w:hAnsi="Times New Roman"/>
          <w:sz w:val="24"/>
          <w:vertAlign w:val="superscript"/>
          <w:lang w:val="en-US"/>
        </w:rPr>
        <w:t>2</w:t>
      </w:r>
      <w:r>
        <w:rPr>
          <w:rFonts w:hint="eastAsia" w:ascii="Times New Roman" w:hAnsi="Times New Roman"/>
          <w:sz w:val="24"/>
          <w:vertAlign w:val="superscript"/>
          <w:lang w:val="en-US" w:eastAsia="zh-CN"/>
        </w:rPr>
        <w:t>7</w:t>
      </w:r>
      <w:r>
        <w:rPr>
          <w:rFonts w:hint="default"/>
          <w:sz w:val="24"/>
          <w:vertAlign w:val="superscript"/>
          <w:lang w:val="en-US"/>
        </w:rPr>
        <w:t>]</w:t>
      </w:r>
      <w:r>
        <w:rPr>
          <w:rFonts w:hint="default"/>
          <w:sz w:val="24"/>
          <w:vertAlign w:val="superscript"/>
          <w:lang w:val="en-US"/>
        </w:rPr>
        <w:fldChar w:fldCharType="end"/>
      </w:r>
      <w:r>
        <w:rPr>
          <w:sz w:val="24"/>
        </w:rPr>
        <w:t>，</w:t>
      </w:r>
      <w:commentRangeStart w:id="5"/>
      <w:r>
        <w:rPr>
          <w:rFonts w:hint="eastAsia"/>
          <w:sz w:val="24"/>
        </w:rPr>
        <w:t>有效穗数增多</w:t>
      </w:r>
      <w:r>
        <w:rPr>
          <w:rFonts w:hint="eastAsia"/>
          <w:sz w:val="24"/>
          <w:lang w:val="en-US" w:eastAsia="zh-CN"/>
        </w:rPr>
        <w:t>会使其他产量构成因素</w:t>
      </w:r>
      <w:r>
        <w:rPr>
          <w:rFonts w:hint="eastAsia"/>
          <w:sz w:val="24"/>
        </w:rPr>
        <w:t>减少</w:t>
      </w:r>
      <w:commentRangeEnd w:id="5"/>
      <w:r>
        <w:rPr>
          <w:rStyle w:val="19"/>
          <w:rFonts w:hint="eastAsia"/>
          <w:sz w:val="24"/>
          <w:szCs w:val="24"/>
        </w:rPr>
        <w:commentReference w:id="5"/>
      </w:r>
      <w:r>
        <w:rPr>
          <w:rFonts w:hint="eastAsia"/>
          <w:sz w:val="24"/>
          <w:lang w:eastAsia="zh-CN"/>
        </w:rPr>
        <w:t>，</w:t>
      </w:r>
      <w:r>
        <w:rPr>
          <w:rFonts w:hint="eastAsia"/>
          <w:sz w:val="24"/>
          <w:lang w:val="en-US" w:eastAsia="zh-CN"/>
        </w:rPr>
        <w:t>这与前人研究相符</w:t>
      </w:r>
      <w:r>
        <w:rPr>
          <w:rFonts w:hint="default"/>
          <w:sz w:val="24"/>
          <w:vertAlign w:val="superscript"/>
          <w:lang w:val="en-US" w:eastAsia="zh-CN"/>
        </w:rPr>
        <w:fldChar w:fldCharType="begin"/>
      </w:r>
      <w:r>
        <w:instrText xml:space="preserve"> REF _Ref14064 \r \h  \* MERGEFORMAT</w:instrText>
      </w:r>
      <w:r>
        <w:rPr>
          <w:rFonts w:hint="default"/>
          <w:sz w:val="24"/>
          <w:vertAlign w:val="superscript"/>
          <w:lang w:val="en-US" w:eastAsia="zh-CN"/>
        </w:rPr>
        <w:fldChar w:fldCharType="separate"/>
      </w:r>
      <w:r>
        <w:rPr>
          <w:rFonts w:hint="default"/>
          <w:sz w:val="24"/>
          <w:vertAlign w:val="superscript"/>
          <w:lang w:val="en-US" w:eastAsia="zh-CN"/>
        </w:rPr>
        <w:t>[</w:t>
      </w:r>
      <w:r>
        <w:rPr>
          <w:rFonts w:hint="default" w:ascii="Times New Roman" w:hAnsi="Times New Roman"/>
          <w:sz w:val="24"/>
          <w:vertAlign w:val="superscript"/>
          <w:lang w:val="en-US" w:eastAsia="zh-CN"/>
        </w:rPr>
        <w:t>2</w:t>
      </w:r>
      <w:r>
        <w:rPr>
          <w:rFonts w:hint="eastAsia" w:ascii="Times New Roman" w:hAnsi="Times New Roman"/>
          <w:sz w:val="24"/>
          <w:vertAlign w:val="superscript"/>
          <w:lang w:val="en-US" w:eastAsia="zh-CN"/>
        </w:rPr>
        <w:t>8</w:t>
      </w:r>
      <w:r>
        <w:rPr>
          <w:rFonts w:hint="default"/>
          <w:sz w:val="24"/>
          <w:vertAlign w:val="superscript"/>
          <w:lang w:val="en-US" w:eastAsia="zh-CN"/>
        </w:rPr>
        <w:t>]</w:t>
      </w:r>
      <w:r>
        <w:rPr>
          <w:rFonts w:hint="default"/>
          <w:sz w:val="24"/>
          <w:vertAlign w:val="superscript"/>
          <w:lang w:val="en-US" w:eastAsia="zh-CN"/>
        </w:rPr>
        <w:fldChar w:fldCharType="end"/>
      </w:r>
      <w:r>
        <w:rPr>
          <w:rFonts w:hint="eastAsia"/>
          <w:sz w:val="24"/>
        </w:rPr>
        <w:t>，</w:t>
      </w:r>
      <w:r>
        <w:rPr>
          <w:rFonts w:hint="eastAsia"/>
          <w:sz w:val="24"/>
          <w:lang w:val="en-US" w:eastAsia="zh-CN"/>
        </w:rPr>
        <w:t>表明产量性状构成因素之间不能全部同时增加，只有协调各产量构成因素，寻找最适施磷量，才能达到最佳产量</w:t>
      </w:r>
      <w:r>
        <w:rPr>
          <w:sz w:val="24"/>
        </w:rPr>
        <w:t>。</w:t>
      </w:r>
      <w:r>
        <w:rPr>
          <w:rFonts w:hint="eastAsia"/>
          <w:sz w:val="24"/>
        </w:rPr>
        <w:t>千粒重在本试验中受磷肥影响较小，符合</w:t>
      </w:r>
      <w:r>
        <w:rPr>
          <w:sz w:val="24"/>
        </w:rPr>
        <w:t>前人研究</w:t>
      </w:r>
      <w:ins w:id="29" w:author="奕霖 李" w:date="2026-05-12T20:35:00Z">
        <w:r>
          <w:rPr>
            <w:rFonts w:hint="eastAsia"/>
            <w:sz w:val="24"/>
          </w:rPr>
          <w:t>结论</w:t>
        </w:r>
      </w:ins>
      <w:r>
        <w:rPr>
          <w:sz w:val="24"/>
          <w:vertAlign w:val="superscript"/>
        </w:rPr>
        <w:fldChar w:fldCharType="begin"/>
      </w:r>
      <w:r>
        <w:rPr>
          <w:sz w:val="24"/>
          <w:vertAlign w:val="superscript"/>
        </w:rPr>
        <w:instrText xml:space="preserve"> REF _Ref14073 \r \h </w:instrText>
      </w:r>
      <w:r>
        <w:rPr>
          <w:sz w:val="24"/>
          <w:vertAlign w:val="superscript"/>
        </w:rPr>
        <w:fldChar w:fldCharType="separate"/>
      </w:r>
      <w:r>
        <w:rPr>
          <w:sz w:val="24"/>
          <w:vertAlign w:val="superscript"/>
        </w:rPr>
        <w:t>[</w:t>
      </w:r>
      <w:r>
        <w:rPr>
          <w:rFonts w:ascii="Times New Roman" w:hAnsi="Times New Roman"/>
          <w:sz w:val="24"/>
          <w:vertAlign w:val="superscript"/>
        </w:rPr>
        <w:t>2</w:t>
      </w:r>
      <w:r>
        <w:rPr>
          <w:rFonts w:hint="eastAsia" w:ascii="Times New Roman" w:hAnsi="Times New Roman"/>
          <w:sz w:val="24"/>
          <w:vertAlign w:val="superscript"/>
          <w:lang w:val="en-US" w:eastAsia="zh-CN"/>
        </w:rPr>
        <w:t>9</w:t>
      </w:r>
      <w:r>
        <w:rPr>
          <w:sz w:val="24"/>
          <w:vertAlign w:val="superscript"/>
        </w:rPr>
        <w:t>]</w:t>
      </w:r>
      <w:r>
        <w:rPr>
          <w:sz w:val="24"/>
          <w:vertAlign w:val="superscript"/>
        </w:rPr>
        <w:fldChar w:fldCharType="end"/>
      </w:r>
      <w:r>
        <w:rPr>
          <w:sz w:val="24"/>
        </w:rPr>
        <w:t>，施用磷肥后</w:t>
      </w:r>
      <w:r>
        <w:rPr>
          <w:rFonts w:hint="eastAsia"/>
          <w:sz w:val="24"/>
        </w:rPr>
        <w:t>，</w:t>
      </w:r>
      <w:r>
        <w:rPr>
          <w:rFonts w:hint="eastAsia"/>
          <w:sz w:val="24"/>
          <w:lang w:val="en-US" w:eastAsia="zh-CN"/>
        </w:rPr>
        <w:t>水</w:t>
      </w:r>
      <w:commentRangeStart w:id="6"/>
      <w:r>
        <w:rPr>
          <w:rFonts w:hint="eastAsia"/>
          <w:sz w:val="24"/>
        </w:rPr>
        <w:t>稻产量</w:t>
      </w:r>
      <w:commentRangeEnd w:id="6"/>
      <w:r>
        <w:rPr>
          <w:rStyle w:val="19"/>
          <w:rFonts w:hint="eastAsia"/>
          <w:sz w:val="24"/>
          <w:szCs w:val="24"/>
        </w:rPr>
        <w:commentReference w:id="6"/>
      </w:r>
      <w:r>
        <w:rPr>
          <w:rFonts w:hint="eastAsia"/>
          <w:sz w:val="24"/>
        </w:rPr>
        <w:t>主要归因于单位面积有效穗数、每穗粒数的增加和结实率的提高。</w:t>
      </w:r>
    </w:p>
    <w:p w14:paraId="00324FF9">
      <w:pPr>
        <w:spacing w:line="440" w:lineRule="exact"/>
        <w:outlineLvl w:val="0"/>
        <w:rPr>
          <w:rFonts w:eastAsia="黑体"/>
          <w:sz w:val="30"/>
          <w:szCs w:val="30"/>
        </w:rPr>
      </w:pPr>
      <w:bookmarkStart w:id="27" w:name="_Toc20658"/>
      <w:r>
        <w:rPr>
          <w:rFonts w:ascii="Times New Roman" w:hAnsi="Times New Roman" w:eastAsia="黑体"/>
          <w:sz w:val="30"/>
          <w:szCs w:val="30"/>
        </w:rPr>
        <w:t>5</w:t>
      </w:r>
      <w:r>
        <w:rPr>
          <w:rFonts w:eastAsia="黑体"/>
          <w:sz w:val="30"/>
          <w:szCs w:val="30"/>
        </w:rPr>
        <w:t xml:space="preserve"> </w:t>
      </w:r>
      <w:r>
        <w:rPr>
          <w:rFonts w:hint="eastAsia" w:eastAsia="黑体"/>
          <w:sz w:val="30"/>
          <w:szCs w:val="30"/>
        </w:rPr>
        <w:t>结论</w:t>
      </w:r>
      <w:bookmarkEnd w:id="27"/>
    </w:p>
    <w:p w14:paraId="2D86BBE1">
      <w:pPr>
        <w:spacing w:line="440" w:lineRule="exact"/>
        <w:rPr>
          <w:rFonts w:hint="default" w:hAnsi="宋体" w:eastAsia="宋体"/>
          <w:sz w:val="24"/>
          <w:lang w:val="en-US" w:eastAsia="zh-CN"/>
        </w:rPr>
      </w:pPr>
      <w:r>
        <w:rPr>
          <w:rFonts w:hint="eastAsia" w:hAnsi="宋体"/>
          <w:sz w:val="24"/>
        </w:rPr>
        <w:t xml:space="preserve">  在供试的两个地区中，长沙地区中嘉早</w:t>
      </w:r>
      <w:r>
        <w:rPr>
          <w:rFonts w:hint="eastAsia" w:ascii="Times New Roman" w:hAnsi="Times New Roman"/>
          <w:sz w:val="24"/>
        </w:rPr>
        <w:t>17</w:t>
      </w:r>
      <w:r>
        <w:rPr>
          <w:rFonts w:hint="eastAsia" w:hAnsi="宋体"/>
          <w:sz w:val="24"/>
        </w:rPr>
        <w:t>在</w:t>
      </w:r>
      <w:r>
        <w:rPr>
          <w:rFonts w:hint="eastAsia" w:ascii="Times New Roman" w:hAnsi="Times New Roman"/>
          <w:sz w:val="24"/>
        </w:rPr>
        <w:t>P60</w:t>
      </w:r>
      <w:r>
        <w:rPr>
          <w:rFonts w:hint="eastAsia" w:hAnsi="宋体"/>
          <w:sz w:val="24"/>
        </w:rPr>
        <w:t>处理下产量最高，较</w:t>
      </w:r>
      <w:r>
        <w:rPr>
          <w:rFonts w:hint="eastAsia" w:ascii="Times New Roman" w:hAnsi="Times New Roman"/>
          <w:sz w:val="24"/>
        </w:rPr>
        <w:t>P0</w:t>
      </w:r>
      <w:r>
        <w:rPr>
          <w:rFonts w:hint="eastAsia" w:hAnsi="宋体"/>
          <w:sz w:val="24"/>
        </w:rPr>
        <w:t>增产</w:t>
      </w:r>
      <w:r>
        <w:rPr>
          <w:rFonts w:hint="eastAsia" w:ascii="Times New Roman" w:hAnsi="Times New Roman"/>
          <w:sz w:val="24"/>
        </w:rPr>
        <w:t>8</w:t>
      </w:r>
      <w:r>
        <w:rPr>
          <w:rFonts w:hint="eastAsia" w:hAnsi="宋体"/>
          <w:sz w:val="24"/>
        </w:rPr>
        <w:t>.</w:t>
      </w:r>
      <w:r>
        <w:rPr>
          <w:rFonts w:hint="eastAsia" w:ascii="Times New Roman" w:hAnsi="Times New Roman"/>
          <w:sz w:val="24"/>
        </w:rPr>
        <w:t>01</w:t>
      </w:r>
      <w:r>
        <w:rPr>
          <w:rFonts w:hint="eastAsia" w:hAnsi="宋体"/>
          <w:sz w:val="24"/>
        </w:rPr>
        <w:t>%，而</w:t>
      </w:r>
      <w:r>
        <w:rPr>
          <w:rFonts w:hint="eastAsia" w:ascii="Times New Roman" w:hAnsi="Times New Roman"/>
          <w:sz w:val="24"/>
        </w:rPr>
        <w:t>P30</w:t>
      </w:r>
      <w:r>
        <w:rPr>
          <w:rFonts w:hint="eastAsia" w:hAnsi="宋体"/>
          <w:sz w:val="24"/>
        </w:rPr>
        <w:t>和</w:t>
      </w:r>
      <w:r>
        <w:rPr>
          <w:rFonts w:hint="eastAsia" w:ascii="Times New Roman" w:hAnsi="Times New Roman"/>
          <w:sz w:val="24"/>
        </w:rPr>
        <w:t>P90</w:t>
      </w:r>
      <w:r>
        <w:rPr>
          <w:rFonts w:hint="eastAsia" w:hAnsi="宋体"/>
          <w:sz w:val="24"/>
        </w:rPr>
        <w:t>处理产量略低于</w:t>
      </w:r>
      <w:r>
        <w:rPr>
          <w:rFonts w:hint="eastAsia" w:ascii="Times New Roman" w:hAnsi="Times New Roman"/>
          <w:sz w:val="24"/>
        </w:rPr>
        <w:t>P0</w:t>
      </w:r>
      <w:r>
        <w:rPr>
          <w:rFonts w:hint="eastAsia" w:hAnsi="宋体"/>
          <w:sz w:val="24"/>
        </w:rPr>
        <w:t>；株两优</w:t>
      </w:r>
      <w:r>
        <w:rPr>
          <w:rFonts w:hint="eastAsia" w:ascii="Times New Roman" w:hAnsi="Times New Roman"/>
          <w:sz w:val="24"/>
        </w:rPr>
        <w:t>4024</w:t>
      </w:r>
      <w:r>
        <w:rPr>
          <w:rFonts w:hint="eastAsia" w:hAnsi="宋体"/>
          <w:sz w:val="24"/>
        </w:rPr>
        <w:t>则在</w:t>
      </w:r>
      <w:r>
        <w:rPr>
          <w:rFonts w:hint="eastAsia" w:ascii="Times New Roman" w:hAnsi="Times New Roman"/>
          <w:sz w:val="24"/>
        </w:rPr>
        <w:t>P0</w:t>
      </w:r>
      <w:r>
        <w:rPr>
          <w:rFonts w:hint="eastAsia" w:hAnsi="宋体"/>
          <w:sz w:val="24"/>
        </w:rPr>
        <w:t>处理下产量最高，所有施磷处理均表现为减产，其中</w:t>
      </w:r>
      <w:r>
        <w:rPr>
          <w:rFonts w:hint="eastAsia" w:ascii="Times New Roman" w:hAnsi="Times New Roman"/>
          <w:sz w:val="24"/>
        </w:rPr>
        <w:t>P90</w:t>
      </w:r>
      <w:r>
        <w:rPr>
          <w:rFonts w:hint="eastAsia" w:hAnsi="宋体"/>
          <w:sz w:val="24"/>
        </w:rPr>
        <w:t>减产幅度最大（</w:t>
      </w:r>
      <w:r>
        <w:rPr>
          <w:rFonts w:hint="eastAsia" w:ascii="Times New Roman" w:hAnsi="Times New Roman"/>
          <w:sz w:val="24"/>
        </w:rPr>
        <w:t>7</w:t>
      </w:r>
      <w:r>
        <w:rPr>
          <w:rFonts w:hint="eastAsia" w:hAnsi="宋体"/>
          <w:sz w:val="24"/>
        </w:rPr>
        <w:t>.</w:t>
      </w:r>
      <w:r>
        <w:rPr>
          <w:rFonts w:hint="eastAsia" w:ascii="Times New Roman" w:hAnsi="Times New Roman"/>
          <w:sz w:val="24"/>
        </w:rPr>
        <w:t>65</w:t>
      </w:r>
      <w:r>
        <w:rPr>
          <w:rFonts w:hint="eastAsia" w:hAnsi="宋体"/>
          <w:sz w:val="24"/>
        </w:rPr>
        <w:t>%）。沅陵地区中嘉早</w:t>
      </w:r>
      <w:r>
        <w:rPr>
          <w:rFonts w:hint="eastAsia" w:ascii="Times New Roman" w:hAnsi="Times New Roman"/>
          <w:sz w:val="24"/>
        </w:rPr>
        <w:t>17</w:t>
      </w:r>
      <w:r>
        <w:rPr>
          <w:rFonts w:hint="eastAsia" w:hAnsi="宋体"/>
          <w:sz w:val="24"/>
        </w:rPr>
        <w:t>在</w:t>
      </w:r>
      <w:r>
        <w:rPr>
          <w:rFonts w:hint="eastAsia" w:ascii="Times New Roman" w:hAnsi="Times New Roman"/>
          <w:sz w:val="24"/>
        </w:rPr>
        <w:t>P30</w:t>
      </w:r>
      <w:r>
        <w:rPr>
          <w:rFonts w:hint="eastAsia" w:hAnsi="宋体"/>
          <w:sz w:val="24"/>
        </w:rPr>
        <w:t>处理下产量最高，较</w:t>
      </w:r>
      <w:r>
        <w:rPr>
          <w:rFonts w:hint="eastAsia" w:ascii="Times New Roman" w:hAnsi="Times New Roman"/>
          <w:sz w:val="24"/>
        </w:rPr>
        <w:t>P0</w:t>
      </w:r>
      <w:r>
        <w:rPr>
          <w:rFonts w:hint="eastAsia" w:hAnsi="宋体"/>
          <w:sz w:val="24"/>
        </w:rPr>
        <w:t>增产</w:t>
      </w:r>
      <w:r>
        <w:rPr>
          <w:rFonts w:hint="eastAsia" w:ascii="Times New Roman" w:hAnsi="Times New Roman"/>
          <w:sz w:val="24"/>
        </w:rPr>
        <w:t>7</w:t>
      </w:r>
      <w:r>
        <w:rPr>
          <w:rFonts w:hint="eastAsia" w:hAnsi="宋体"/>
          <w:sz w:val="24"/>
        </w:rPr>
        <w:t>.</w:t>
      </w:r>
      <w:r>
        <w:rPr>
          <w:rFonts w:hint="eastAsia" w:ascii="Times New Roman" w:hAnsi="Times New Roman"/>
          <w:sz w:val="24"/>
        </w:rPr>
        <w:t>76</w:t>
      </w:r>
      <w:r>
        <w:rPr>
          <w:rFonts w:hint="eastAsia" w:hAnsi="宋体"/>
          <w:sz w:val="24"/>
        </w:rPr>
        <w:t>%，</w:t>
      </w:r>
      <w:r>
        <w:rPr>
          <w:rFonts w:hint="eastAsia" w:ascii="Times New Roman" w:hAnsi="Times New Roman"/>
          <w:sz w:val="24"/>
        </w:rPr>
        <w:t>P60</w:t>
      </w:r>
      <w:r>
        <w:rPr>
          <w:rFonts w:hint="eastAsia" w:hAnsi="宋体"/>
          <w:sz w:val="24"/>
        </w:rPr>
        <w:t>和</w:t>
      </w:r>
      <w:r>
        <w:rPr>
          <w:rFonts w:hint="eastAsia" w:ascii="Times New Roman" w:hAnsi="Times New Roman"/>
          <w:sz w:val="24"/>
        </w:rPr>
        <w:t>P90</w:t>
      </w:r>
      <w:r>
        <w:rPr>
          <w:rFonts w:hint="eastAsia" w:hAnsi="宋体"/>
          <w:sz w:val="24"/>
        </w:rPr>
        <w:t>处理则</w:t>
      </w:r>
      <w:r>
        <w:rPr>
          <w:rFonts w:hint="eastAsia" w:hAnsi="宋体"/>
          <w:sz w:val="24"/>
          <w:lang w:val="en-US" w:eastAsia="zh-CN"/>
        </w:rPr>
        <w:t>表现为</w:t>
      </w:r>
      <w:r>
        <w:rPr>
          <w:rFonts w:hint="eastAsia" w:hAnsi="宋体"/>
          <w:sz w:val="24"/>
        </w:rPr>
        <w:t>减产；株两优</w:t>
      </w:r>
      <w:r>
        <w:rPr>
          <w:rFonts w:hint="eastAsia" w:ascii="Times New Roman" w:hAnsi="Times New Roman"/>
          <w:sz w:val="24"/>
        </w:rPr>
        <w:t>4024</w:t>
      </w:r>
      <w:r>
        <w:rPr>
          <w:rFonts w:hint="eastAsia" w:hAnsi="宋体"/>
          <w:sz w:val="24"/>
        </w:rPr>
        <w:t>在</w:t>
      </w:r>
      <w:r>
        <w:rPr>
          <w:rFonts w:hint="eastAsia" w:ascii="Times New Roman" w:hAnsi="Times New Roman"/>
          <w:sz w:val="24"/>
        </w:rPr>
        <w:t>P90</w:t>
      </w:r>
      <w:r>
        <w:rPr>
          <w:rFonts w:hint="eastAsia" w:hAnsi="宋体"/>
          <w:sz w:val="24"/>
        </w:rPr>
        <w:t>处理下产量最高，较</w:t>
      </w:r>
      <w:r>
        <w:rPr>
          <w:rFonts w:hint="eastAsia" w:ascii="Times New Roman" w:hAnsi="Times New Roman"/>
          <w:sz w:val="24"/>
        </w:rPr>
        <w:t>P0</w:t>
      </w:r>
      <w:r>
        <w:rPr>
          <w:rFonts w:hint="eastAsia" w:hAnsi="宋体"/>
          <w:sz w:val="24"/>
        </w:rPr>
        <w:t>增产</w:t>
      </w:r>
      <w:r>
        <w:rPr>
          <w:rFonts w:hint="eastAsia" w:ascii="Times New Roman" w:hAnsi="Times New Roman"/>
          <w:sz w:val="24"/>
        </w:rPr>
        <w:t>10</w:t>
      </w:r>
      <w:r>
        <w:rPr>
          <w:rFonts w:hint="eastAsia" w:hAnsi="宋体"/>
          <w:sz w:val="24"/>
        </w:rPr>
        <w:t>.</w:t>
      </w:r>
      <w:r>
        <w:rPr>
          <w:rFonts w:hint="eastAsia" w:ascii="Times New Roman" w:hAnsi="Times New Roman"/>
          <w:sz w:val="24"/>
        </w:rPr>
        <w:t>76</w:t>
      </w:r>
      <w:r>
        <w:rPr>
          <w:rFonts w:hint="eastAsia" w:hAnsi="宋体"/>
          <w:sz w:val="24"/>
        </w:rPr>
        <w:t>%，</w:t>
      </w:r>
      <w:r>
        <w:rPr>
          <w:rFonts w:hint="eastAsia" w:ascii="Times New Roman" w:hAnsi="Times New Roman"/>
          <w:sz w:val="24"/>
        </w:rPr>
        <w:t>P30</w:t>
      </w:r>
      <w:r>
        <w:rPr>
          <w:rFonts w:hint="eastAsia" w:hAnsi="宋体"/>
          <w:sz w:val="24"/>
        </w:rPr>
        <w:t>和</w:t>
      </w:r>
      <w:r>
        <w:rPr>
          <w:rFonts w:hint="eastAsia" w:ascii="Times New Roman" w:hAnsi="Times New Roman"/>
          <w:sz w:val="24"/>
        </w:rPr>
        <w:t>P60</w:t>
      </w:r>
      <w:r>
        <w:rPr>
          <w:rFonts w:hint="eastAsia" w:hAnsi="宋体"/>
          <w:sz w:val="24"/>
        </w:rPr>
        <w:t>处理</w:t>
      </w:r>
      <w:r>
        <w:rPr>
          <w:rFonts w:hint="eastAsia" w:hAnsi="宋体"/>
          <w:sz w:val="24"/>
          <w:lang w:val="en-US" w:eastAsia="zh-CN"/>
        </w:rPr>
        <w:t>产量低于</w:t>
      </w:r>
      <w:r>
        <w:rPr>
          <w:rFonts w:hint="eastAsia" w:ascii="Times New Roman" w:hAnsi="Times New Roman"/>
          <w:sz w:val="24"/>
          <w:lang w:val="en-US" w:eastAsia="zh-CN"/>
        </w:rPr>
        <w:t>P90</w:t>
      </w:r>
      <w:r>
        <w:rPr>
          <w:rFonts w:hint="eastAsia" w:hAnsi="宋体"/>
          <w:sz w:val="24"/>
          <w:lang w:val="en-US" w:eastAsia="zh-CN"/>
        </w:rPr>
        <w:t>。</w:t>
      </w:r>
      <w:r>
        <w:rPr>
          <w:rFonts w:hint="eastAsia" w:hAnsi="宋体"/>
          <w:sz w:val="24"/>
        </w:rPr>
        <w:t>两个品种对磷肥的响应特征存在明显差异，</w:t>
      </w:r>
      <w:r>
        <w:rPr>
          <w:rFonts w:hAnsi="宋体"/>
          <w:sz w:val="24"/>
        </w:rPr>
        <w:t>在实际生产中</w:t>
      </w:r>
      <w:r>
        <w:rPr>
          <w:rFonts w:hint="eastAsia" w:hAnsi="宋体"/>
          <w:sz w:val="24"/>
        </w:rPr>
        <w:t>应</w:t>
      </w:r>
      <w:r>
        <w:rPr>
          <w:rFonts w:hAnsi="宋体"/>
          <w:sz w:val="24"/>
        </w:rPr>
        <w:t>根据土壤有效磷含量和品种</w:t>
      </w:r>
      <w:r>
        <w:rPr>
          <w:rFonts w:hint="eastAsia" w:hAnsi="宋体"/>
          <w:sz w:val="24"/>
        </w:rPr>
        <w:t>对</w:t>
      </w:r>
      <w:r>
        <w:rPr>
          <w:rFonts w:hAnsi="宋体"/>
          <w:sz w:val="24"/>
        </w:rPr>
        <w:t>磷素</w:t>
      </w:r>
      <w:r>
        <w:rPr>
          <w:rFonts w:hint="eastAsia" w:hAnsi="宋体"/>
          <w:sz w:val="24"/>
        </w:rPr>
        <w:t>的</w:t>
      </w:r>
      <w:r>
        <w:rPr>
          <w:rFonts w:hAnsi="宋体"/>
          <w:sz w:val="24"/>
        </w:rPr>
        <w:t>响应特性制定差异化的磷肥管理</w:t>
      </w:r>
      <w:r>
        <w:rPr>
          <w:rFonts w:hint="eastAsia" w:hAnsi="宋体"/>
          <w:sz w:val="24"/>
        </w:rPr>
        <w:t>方案。</w:t>
      </w:r>
      <w:r>
        <w:rPr>
          <w:rFonts w:hint="eastAsia" w:hAnsi="宋体"/>
          <w:sz w:val="24"/>
          <w:lang w:val="en-US" w:eastAsia="zh-CN"/>
        </w:rPr>
        <w:t>水稻各产量性状不太可能实现同时增长，协调他们之间的关系，寻找最适施肥量是提高产量的可行步骤。</w:t>
      </w:r>
    </w:p>
    <w:p w14:paraId="727907DF">
      <w:pPr>
        <w:spacing w:line="440" w:lineRule="exact"/>
        <w:jc w:val="center"/>
        <w:rPr>
          <w:rFonts w:hint="eastAsia" w:hAnsi="宋体"/>
          <w:sz w:val="24"/>
        </w:rPr>
      </w:pPr>
    </w:p>
    <w:p w14:paraId="1EE49107">
      <w:pPr>
        <w:spacing w:line="440" w:lineRule="exact"/>
        <w:jc w:val="left"/>
        <w:rPr>
          <w:rFonts w:eastAsia="黑体"/>
          <w:sz w:val="30"/>
          <w:szCs w:val="30"/>
        </w:rPr>
      </w:pPr>
      <w:commentRangeStart w:id="7"/>
      <w:r>
        <w:rPr>
          <w:rFonts w:eastAsia="黑体"/>
          <w:sz w:val="30"/>
          <w:szCs w:val="30"/>
        </w:rPr>
        <w:t>参考文献</w:t>
      </w:r>
      <w:commentRangeEnd w:id="7"/>
      <w:r>
        <w:rPr>
          <w:rStyle w:val="19"/>
          <w:rFonts w:eastAsia="黑体"/>
          <w:sz w:val="30"/>
          <w:szCs w:val="30"/>
        </w:rPr>
        <w:commentReference w:id="7"/>
      </w:r>
    </w:p>
    <w:p w14:paraId="6414A264">
      <w:pPr>
        <w:pStyle w:val="12"/>
        <w:numPr>
          <w:ilvl w:val="0"/>
          <w:numId w:val="1"/>
        </w:numPr>
        <w:wordWrap w:val="0"/>
        <w:autoSpaceDE w:val="0"/>
        <w:autoSpaceDN w:val="0"/>
        <w:ind w:left="420" w:hanging="420" w:hangingChars="200"/>
        <w:jc w:val="both"/>
        <w:rPr>
          <w:rFonts w:hint="eastAsia" w:ascii="宋体" w:hAnsi="宋体" w:cs="宋体"/>
          <w:sz w:val="21"/>
          <w:szCs w:val="21"/>
        </w:rPr>
      </w:pPr>
      <w:r>
        <w:rPr>
          <w:rFonts w:hint="eastAsia" w:ascii="Times New Roman" w:hAnsi="Times New Roman" w:cs="宋体"/>
          <w:sz w:val="21"/>
          <w:szCs w:val="21"/>
        </w:rPr>
        <w:t>FAO</w:t>
      </w:r>
      <w:r>
        <w:rPr>
          <w:rFonts w:hint="eastAsia" w:cs="宋体"/>
          <w:sz w:val="21"/>
          <w:szCs w:val="21"/>
        </w:rPr>
        <w:t xml:space="preserve">. </w:t>
      </w:r>
      <w:r>
        <w:rPr>
          <w:rFonts w:hint="eastAsia" w:ascii="Times New Roman" w:hAnsi="Times New Roman" w:cs="宋体"/>
          <w:sz w:val="21"/>
          <w:szCs w:val="21"/>
        </w:rPr>
        <w:t>FAOSTAT</w:t>
      </w:r>
      <w:r>
        <w:rPr>
          <w:rFonts w:hint="eastAsia" w:cs="宋体"/>
          <w:sz w:val="21"/>
          <w:szCs w:val="21"/>
        </w:rPr>
        <w:t xml:space="preserve">: </w:t>
      </w:r>
      <w:r>
        <w:rPr>
          <w:rFonts w:hint="eastAsia" w:ascii="Times New Roman" w:hAnsi="Times New Roman" w:cs="宋体"/>
          <w:sz w:val="21"/>
          <w:szCs w:val="21"/>
        </w:rPr>
        <w:t>FAO</w:t>
      </w:r>
      <w:r>
        <w:rPr>
          <w:rFonts w:hint="eastAsia" w:cs="宋体"/>
          <w:sz w:val="21"/>
          <w:szCs w:val="21"/>
        </w:rPr>
        <w:t xml:space="preserve"> </w:t>
      </w:r>
      <w:r>
        <w:rPr>
          <w:rFonts w:hint="eastAsia" w:ascii="Times New Roman" w:hAnsi="Times New Roman" w:cs="宋体"/>
          <w:sz w:val="21"/>
          <w:szCs w:val="21"/>
        </w:rPr>
        <w:t>Statistical</w:t>
      </w:r>
      <w:r>
        <w:rPr>
          <w:rFonts w:hint="eastAsia" w:cs="宋体"/>
          <w:sz w:val="21"/>
          <w:szCs w:val="21"/>
        </w:rPr>
        <w:t xml:space="preserve"> </w:t>
      </w:r>
      <w:r>
        <w:rPr>
          <w:rFonts w:hint="eastAsia" w:ascii="Times New Roman" w:hAnsi="Times New Roman" w:cs="宋体"/>
          <w:sz w:val="21"/>
          <w:szCs w:val="21"/>
        </w:rPr>
        <w:t>Databases</w:t>
      </w:r>
      <w:r>
        <w:rPr>
          <w:rFonts w:hint="eastAsia" w:cs="宋体"/>
          <w:sz w:val="21"/>
          <w:szCs w:val="21"/>
        </w:rPr>
        <w:t>[</w:t>
      </w:r>
      <w:r>
        <w:rPr>
          <w:rFonts w:hint="eastAsia" w:ascii="Times New Roman" w:hAnsi="Times New Roman" w:cs="宋体"/>
          <w:sz w:val="21"/>
          <w:szCs w:val="21"/>
        </w:rPr>
        <w:t>EB</w:t>
      </w:r>
      <w:r>
        <w:rPr>
          <w:rFonts w:hint="eastAsia" w:cs="宋体"/>
          <w:sz w:val="21"/>
          <w:szCs w:val="21"/>
        </w:rPr>
        <w:t>/</w:t>
      </w:r>
      <w:r>
        <w:rPr>
          <w:rFonts w:hint="eastAsia" w:ascii="Times New Roman" w:hAnsi="Times New Roman" w:cs="宋体"/>
          <w:sz w:val="21"/>
          <w:szCs w:val="21"/>
        </w:rPr>
        <w:t>OL</w:t>
      </w:r>
      <w:r>
        <w:rPr>
          <w:rFonts w:hint="eastAsia" w:cs="宋体"/>
          <w:sz w:val="21"/>
          <w:szCs w:val="21"/>
        </w:rPr>
        <w:t xml:space="preserve">]. </w:t>
      </w:r>
      <w:r>
        <w:rPr>
          <w:rFonts w:hint="eastAsia" w:ascii="Times New Roman" w:hAnsi="Times New Roman" w:cs="宋体"/>
          <w:sz w:val="21"/>
          <w:szCs w:val="21"/>
        </w:rPr>
        <w:t>Rome</w:t>
      </w:r>
      <w:r>
        <w:rPr>
          <w:rFonts w:hint="eastAsia" w:cs="宋体"/>
          <w:sz w:val="21"/>
          <w:szCs w:val="21"/>
        </w:rPr>
        <w:t xml:space="preserve">: </w:t>
      </w:r>
      <w:r>
        <w:rPr>
          <w:rFonts w:hint="eastAsia" w:ascii="Times New Roman" w:hAnsi="Times New Roman" w:cs="宋体"/>
          <w:sz w:val="21"/>
          <w:szCs w:val="21"/>
        </w:rPr>
        <w:t>Food</w:t>
      </w:r>
      <w:r>
        <w:rPr>
          <w:rFonts w:hint="eastAsia" w:cs="宋体"/>
          <w:sz w:val="21"/>
          <w:szCs w:val="21"/>
        </w:rPr>
        <w:t xml:space="preserve"> </w:t>
      </w:r>
      <w:r>
        <w:rPr>
          <w:rFonts w:hint="eastAsia" w:ascii="Times New Roman" w:hAnsi="Times New Roman" w:cs="宋体"/>
          <w:sz w:val="21"/>
          <w:szCs w:val="21"/>
        </w:rPr>
        <w:t>and</w:t>
      </w:r>
      <w:r>
        <w:rPr>
          <w:rFonts w:hint="eastAsia" w:cs="宋体"/>
          <w:sz w:val="21"/>
          <w:szCs w:val="21"/>
        </w:rPr>
        <w:t xml:space="preserve"> </w:t>
      </w:r>
      <w:r>
        <w:rPr>
          <w:rFonts w:hint="eastAsia" w:ascii="Times New Roman" w:hAnsi="Times New Roman" w:cs="宋体"/>
          <w:sz w:val="21"/>
          <w:szCs w:val="21"/>
        </w:rPr>
        <w:t>Agriculture</w:t>
      </w:r>
      <w:r>
        <w:rPr>
          <w:rFonts w:hint="eastAsia" w:cs="宋体"/>
          <w:sz w:val="21"/>
          <w:szCs w:val="21"/>
        </w:rPr>
        <w:t xml:space="preserve"> </w:t>
      </w:r>
      <w:r>
        <w:rPr>
          <w:rFonts w:hint="eastAsia" w:ascii="Times New Roman" w:hAnsi="Times New Roman" w:cs="宋体"/>
          <w:sz w:val="21"/>
          <w:szCs w:val="21"/>
        </w:rPr>
        <w:t>Organization</w:t>
      </w:r>
      <w:r>
        <w:rPr>
          <w:rFonts w:hint="eastAsia" w:cs="宋体"/>
          <w:sz w:val="21"/>
          <w:szCs w:val="21"/>
        </w:rPr>
        <w:t xml:space="preserve"> </w:t>
      </w:r>
      <w:r>
        <w:rPr>
          <w:rFonts w:hint="eastAsia" w:ascii="Times New Roman" w:hAnsi="Times New Roman" w:cs="宋体"/>
          <w:sz w:val="21"/>
          <w:szCs w:val="21"/>
        </w:rPr>
        <w:t>of</w:t>
      </w:r>
      <w:r>
        <w:rPr>
          <w:rFonts w:hint="eastAsia" w:cs="宋体"/>
          <w:sz w:val="21"/>
          <w:szCs w:val="21"/>
        </w:rPr>
        <w:t xml:space="preserve"> </w:t>
      </w:r>
      <w:r>
        <w:rPr>
          <w:rFonts w:hint="eastAsia" w:ascii="Times New Roman" w:hAnsi="Times New Roman" w:cs="宋体"/>
          <w:sz w:val="21"/>
          <w:szCs w:val="21"/>
        </w:rPr>
        <w:t>the</w:t>
      </w:r>
      <w:r>
        <w:rPr>
          <w:rFonts w:hint="eastAsia" w:cs="宋体"/>
          <w:sz w:val="21"/>
          <w:szCs w:val="21"/>
        </w:rPr>
        <w:t xml:space="preserve"> </w:t>
      </w:r>
      <w:r>
        <w:rPr>
          <w:rFonts w:hint="eastAsia" w:ascii="Times New Roman" w:hAnsi="Times New Roman" w:cs="宋体"/>
          <w:sz w:val="21"/>
          <w:szCs w:val="21"/>
        </w:rPr>
        <w:t>United</w:t>
      </w:r>
      <w:r>
        <w:rPr>
          <w:rFonts w:hint="eastAsia" w:cs="宋体"/>
          <w:sz w:val="21"/>
          <w:szCs w:val="21"/>
        </w:rPr>
        <w:t xml:space="preserve"> </w:t>
      </w:r>
      <w:r>
        <w:rPr>
          <w:rFonts w:hint="eastAsia" w:ascii="Times New Roman" w:hAnsi="Times New Roman" w:cs="宋体"/>
          <w:sz w:val="21"/>
          <w:szCs w:val="21"/>
        </w:rPr>
        <w:t>Nations</w:t>
      </w:r>
      <w:r>
        <w:rPr>
          <w:rFonts w:hint="eastAsia" w:cs="宋体"/>
          <w:sz w:val="21"/>
          <w:szCs w:val="21"/>
        </w:rPr>
        <w:t xml:space="preserve">, </w:t>
      </w:r>
      <w:r>
        <w:rPr>
          <w:rFonts w:hint="eastAsia" w:ascii="Times New Roman" w:hAnsi="Times New Roman" w:cs="宋体"/>
          <w:sz w:val="21"/>
          <w:szCs w:val="21"/>
        </w:rPr>
        <w:t>2007</w:t>
      </w:r>
      <w:r>
        <w:rPr>
          <w:rFonts w:hint="eastAsia" w:cs="宋体"/>
          <w:sz w:val="21"/>
          <w:szCs w:val="21"/>
        </w:rPr>
        <w:t>.</w:t>
      </w:r>
      <w:r>
        <w:rPr>
          <w:rFonts w:hint="eastAsia" w:ascii="宋体" w:hAnsi="宋体" w:cs="宋体"/>
          <w:sz w:val="21"/>
          <w:szCs w:val="21"/>
        </w:rPr>
        <w:t xml:space="preserve"> </w:t>
      </w:r>
      <w:r>
        <w:rPr>
          <w:rStyle w:val="19"/>
          <w:rFonts w:hint="eastAsia" w:ascii="宋体" w:hAnsi="宋体" w:cs="宋体"/>
        </w:rPr>
        <w:commentReference w:id="8"/>
      </w:r>
    </w:p>
    <w:p w14:paraId="419C83F2">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28" w:name="_Ref229236226"/>
      <w:r>
        <w:rPr>
          <w:rFonts w:hint="eastAsia" w:ascii="宋体" w:hAnsi="宋体" w:cs="宋体"/>
          <w:sz w:val="21"/>
          <w:szCs w:val="21"/>
        </w:rPr>
        <w:t>梁琳,黄晓琴,周传猛,等.米粉加工专用型高产杂交水稻特优</w:t>
      </w:r>
      <w:r>
        <w:rPr>
          <w:rFonts w:hint="eastAsia" w:ascii="Times New Roman" w:hAnsi="Times New Roman" w:cs="宋体"/>
          <w:sz w:val="21"/>
          <w:szCs w:val="21"/>
        </w:rPr>
        <w:t>269</w:t>
      </w:r>
      <w:r>
        <w:rPr>
          <w:rFonts w:hint="eastAsia" w:ascii="宋体" w:hAnsi="宋体" w:cs="宋体"/>
          <w:sz w:val="21"/>
          <w:szCs w:val="21"/>
        </w:rPr>
        <w:t>主要农艺性状与产量的相关性和通径分析[</w:t>
      </w:r>
      <w:r>
        <w:rPr>
          <w:rFonts w:hint="eastAsia" w:ascii="Times New Roman" w:hAnsi="Times New Roman" w:cs="宋体"/>
          <w:sz w:val="21"/>
          <w:szCs w:val="21"/>
        </w:rPr>
        <w:t>J</w:t>
      </w:r>
      <w:r>
        <w:rPr>
          <w:rFonts w:hint="eastAsia" w:ascii="宋体" w:hAnsi="宋体" w:cs="宋体"/>
          <w:sz w:val="21"/>
          <w:szCs w:val="21"/>
        </w:rPr>
        <w:t xml:space="preserve">].农业与技术, </w:t>
      </w:r>
      <w:r>
        <w:rPr>
          <w:rFonts w:hint="eastAsia" w:ascii="Times New Roman" w:hAnsi="Times New Roman" w:cs="宋体"/>
          <w:sz w:val="21"/>
          <w:szCs w:val="21"/>
        </w:rPr>
        <w:t>2020</w:t>
      </w:r>
      <w:r>
        <w:rPr>
          <w:rFonts w:hint="eastAsia" w:ascii="宋体" w:hAnsi="宋体" w:cs="宋体"/>
          <w:sz w:val="21"/>
          <w:szCs w:val="21"/>
        </w:rPr>
        <w:t xml:space="preserve">, </w:t>
      </w:r>
      <w:r>
        <w:rPr>
          <w:rFonts w:hint="eastAsia" w:ascii="Times New Roman" w:hAnsi="Times New Roman" w:cs="宋体"/>
          <w:sz w:val="21"/>
          <w:szCs w:val="21"/>
        </w:rPr>
        <w:t>40</w:t>
      </w:r>
      <w:r>
        <w:rPr>
          <w:rFonts w:hint="eastAsia" w:ascii="宋体" w:hAnsi="宋体" w:cs="宋体"/>
          <w:sz w:val="21"/>
          <w:szCs w:val="21"/>
        </w:rPr>
        <w:t>(</w:t>
      </w:r>
      <w:r>
        <w:rPr>
          <w:rFonts w:hint="eastAsia" w:ascii="Times New Roman" w:hAnsi="Times New Roman" w:cs="宋体"/>
          <w:sz w:val="21"/>
          <w:szCs w:val="21"/>
        </w:rPr>
        <w:t>21</w:t>
      </w:r>
      <w:r>
        <w:rPr>
          <w:rFonts w:hint="eastAsia" w:ascii="宋体" w:hAnsi="宋体" w:cs="宋体"/>
          <w:sz w:val="21"/>
          <w:szCs w:val="21"/>
        </w:rPr>
        <w:t>):</w:t>
      </w:r>
      <w:r>
        <w:rPr>
          <w:rFonts w:hint="eastAsia" w:ascii="Times New Roman" w:hAnsi="Times New Roman" w:cs="宋体"/>
          <w:sz w:val="21"/>
          <w:szCs w:val="21"/>
        </w:rPr>
        <w:t>3</w:t>
      </w:r>
      <w:r>
        <w:rPr>
          <w:rFonts w:hint="eastAsia" w:ascii="宋体" w:hAnsi="宋体" w:cs="宋体"/>
          <w:sz w:val="21"/>
          <w:szCs w:val="21"/>
        </w:rPr>
        <w:t>.</w:t>
      </w:r>
      <w:bookmarkEnd w:id="28"/>
    </w:p>
    <w:p w14:paraId="385024C2">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29" w:name="_Ref229236255"/>
      <w:r>
        <w:rPr>
          <w:rFonts w:hint="eastAsia" w:ascii="宋体" w:hAnsi="宋体" w:cs="宋体"/>
          <w:sz w:val="21"/>
          <w:szCs w:val="21"/>
        </w:rPr>
        <w:t>文春燕,熊运华,姚晓云,等.氮肥施用对米粉专用稻产量,米质及加工特性的影响[</w:t>
      </w:r>
      <w:r>
        <w:rPr>
          <w:rFonts w:hint="eastAsia" w:ascii="Times New Roman" w:hAnsi="Times New Roman" w:cs="宋体"/>
          <w:sz w:val="21"/>
          <w:szCs w:val="21"/>
        </w:rPr>
        <w:t>J</w:t>
      </w:r>
      <w:r>
        <w:rPr>
          <w:rFonts w:hint="eastAsia" w:ascii="宋体" w:hAnsi="宋体" w:cs="宋体"/>
          <w:sz w:val="21"/>
          <w:szCs w:val="21"/>
        </w:rPr>
        <w:t xml:space="preserve">].中国水稻科学, </w:t>
      </w:r>
      <w:r>
        <w:rPr>
          <w:rFonts w:hint="eastAsia" w:ascii="Times New Roman" w:hAnsi="Times New Roman" w:cs="宋体"/>
          <w:sz w:val="21"/>
          <w:szCs w:val="21"/>
        </w:rPr>
        <w:t>2020</w:t>
      </w:r>
      <w:r>
        <w:rPr>
          <w:rFonts w:hint="eastAsia" w:ascii="宋体" w:hAnsi="宋体" w:cs="宋体"/>
          <w:sz w:val="21"/>
          <w:szCs w:val="21"/>
        </w:rPr>
        <w:t xml:space="preserve">, </w:t>
      </w:r>
      <w:r>
        <w:rPr>
          <w:rFonts w:hint="eastAsia" w:ascii="Times New Roman" w:hAnsi="Times New Roman" w:cs="宋体"/>
          <w:sz w:val="21"/>
          <w:szCs w:val="21"/>
        </w:rPr>
        <w:t>34</w:t>
      </w:r>
      <w:r>
        <w:rPr>
          <w:rFonts w:hint="eastAsia" w:ascii="宋体" w:hAnsi="宋体" w:cs="宋体"/>
          <w:sz w:val="21"/>
          <w:szCs w:val="21"/>
        </w:rPr>
        <w:t>(</w:t>
      </w:r>
      <w:r>
        <w:rPr>
          <w:rFonts w:hint="eastAsia" w:ascii="Times New Roman" w:hAnsi="Times New Roman" w:cs="宋体"/>
          <w:sz w:val="21"/>
          <w:szCs w:val="21"/>
        </w:rPr>
        <w:t>6</w:t>
      </w:r>
      <w:r>
        <w:rPr>
          <w:rFonts w:hint="eastAsia" w:ascii="宋体" w:hAnsi="宋体" w:cs="宋体"/>
          <w:sz w:val="21"/>
          <w:szCs w:val="21"/>
        </w:rPr>
        <w:t>):</w:t>
      </w:r>
      <w:r>
        <w:rPr>
          <w:rFonts w:hint="eastAsia" w:ascii="Times New Roman" w:hAnsi="Times New Roman" w:cs="宋体"/>
          <w:sz w:val="21"/>
          <w:szCs w:val="21"/>
        </w:rPr>
        <w:t>12</w:t>
      </w:r>
      <w:r>
        <w:rPr>
          <w:rFonts w:hint="eastAsia" w:ascii="宋体" w:hAnsi="宋体" w:cs="宋体"/>
          <w:sz w:val="21"/>
          <w:szCs w:val="21"/>
        </w:rPr>
        <w:t>.</w:t>
      </w:r>
      <w:bookmarkEnd w:id="29"/>
      <w:bookmarkStart w:id="30" w:name="_Ref229236284"/>
    </w:p>
    <w:p w14:paraId="16086958">
      <w:pPr>
        <w:pStyle w:val="12"/>
        <w:numPr>
          <w:ilvl w:val="0"/>
          <w:numId w:val="1"/>
        </w:numPr>
        <w:wordWrap w:val="0"/>
        <w:autoSpaceDE w:val="0"/>
        <w:autoSpaceDN w:val="0"/>
        <w:ind w:left="420" w:hanging="420" w:hangingChars="200"/>
        <w:jc w:val="both"/>
        <w:rPr>
          <w:rFonts w:hint="eastAsia" w:ascii="宋体" w:hAnsi="宋体" w:cs="宋体"/>
          <w:sz w:val="21"/>
          <w:szCs w:val="21"/>
        </w:rPr>
      </w:pPr>
      <w:r>
        <w:rPr>
          <w:rFonts w:hint="eastAsia" w:ascii="宋体" w:hAnsi="宋体" w:cs="宋体"/>
          <w:sz w:val="21"/>
          <w:szCs w:val="21"/>
        </w:rPr>
        <w:t>陈世平,陈金团.不同施磷量对水稻产量,品质及磷肥利用率的影响[</w:t>
      </w:r>
      <w:r>
        <w:rPr>
          <w:rFonts w:hint="eastAsia" w:ascii="Times New Roman" w:hAnsi="Times New Roman" w:cs="宋体"/>
          <w:sz w:val="21"/>
          <w:szCs w:val="21"/>
        </w:rPr>
        <w:t>J</w:t>
      </w:r>
      <w:r>
        <w:rPr>
          <w:rFonts w:hint="eastAsia" w:ascii="宋体" w:hAnsi="宋体" w:cs="宋体"/>
          <w:sz w:val="21"/>
          <w:szCs w:val="21"/>
        </w:rPr>
        <w:t xml:space="preserve">].安徽农学通报, </w:t>
      </w:r>
      <w:r>
        <w:rPr>
          <w:rFonts w:hint="eastAsia" w:ascii="Times New Roman" w:hAnsi="Times New Roman" w:cs="宋体"/>
          <w:sz w:val="21"/>
          <w:szCs w:val="21"/>
        </w:rPr>
        <w:t>2019</w:t>
      </w:r>
      <w:r>
        <w:rPr>
          <w:rFonts w:hint="eastAsia" w:ascii="宋体" w:hAnsi="宋体" w:cs="宋体"/>
          <w:sz w:val="21"/>
          <w:szCs w:val="21"/>
        </w:rPr>
        <w:t xml:space="preserve">, </w:t>
      </w:r>
      <w:r>
        <w:rPr>
          <w:rFonts w:hint="eastAsia" w:ascii="Times New Roman" w:hAnsi="Times New Roman" w:cs="宋体"/>
          <w:sz w:val="21"/>
          <w:szCs w:val="21"/>
        </w:rPr>
        <w:t>025</w:t>
      </w:r>
      <w:r>
        <w:rPr>
          <w:rFonts w:hint="eastAsia" w:ascii="宋体" w:hAnsi="宋体" w:cs="宋体"/>
          <w:sz w:val="21"/>
          <w:szCs w:val="21"/>
        </w:rPr>
        <w:t>(</w:t>
      </w:r>
      <w:r>
        <w:rPr>
          <w:rFonts w:hint="eastAsia" w:ascii="Times New Roman" w:hAnsi="Times New Roman" w:cs="宋体"/>
          <w:sz w:val="21"/>
          <w:szCs w:val="21"/>
        </w:rPr>
        <w:t>013</w:t>
      </w:r>
      <w:r>
        <w:rPr>
          <w:rFonts w:hint="eastAsia" w:ascii="宋体" w:hAnsi="宋体" w:cs="宋体"/>
          <w:sz w:val="21"/>
          <w:szCs w:val="21"/>
        </w:rPr>
        <w:t>):</w:t>
      </w:r>
      <w:r>
        <w:rPr>
          <w:rFonts w:hint="eastAsia" w:ascii="Times New Roman" w:hAnsi="Times New Roman" w:cs="宋体"/>
          <w:sz w:val="21"/>
          <w:szCs w:val="21"/>
        </w:rPr>
        <w:t>57</w:t>
      </w:r>
      <w:r>
        <w:rPr>
          <w:rFonts w:hint="eastAsia" w:ascii="宋体" w:hAnsi="宋体" w:cs="宋体"/>
          <w:sz w:val="21"/>
          <w:szCs w:val="21"/>
        </w:rPr>
        <w:t>-</w:t>
      </w:r>
      <w:r>
        <w:rPr>
          <w:rFonts w:hint="eastAsia" w:ascii="Times New Roman" w:hAnsi="Times New Roman" w:cs="宋体"/>
          <w:sz w:val="21"/>
          <w:szCs w:val="21"/>
        </w:rPr>
        <w:t>58</w:t>
      </w:r>
      <w:r>
        <w:rPr>
          <w:rFonts w:hint="eastAsia" w:ascii="宋体" w:hAnsi="宋体" w:cs="宋体"/>
          <w:sz w:val="21"/>
          <w:szCs w:val="21"/>
        </w:rPr>
        <w:t>,</w:t>
      </w:r>
      <w:r>
        <w:rPr>
          <w:rFonts w:hint="eastAsia" w:ascii="Times New Roman" w:hAnsi="Times New Roman" w:cs="宋体"/>
          <w:sz w:val="21"/>
          <w:szCs w:val="21"/>
        </w:rPr>
        <w:t>109</w:t>
      </w:r>
      <w:r>
        <w:rPr>
          <w:rFonts w:hint="eastAsia" w:ascii="宋体" w:hAnsi="宋体" w:cs="宋体"/>
          <w:sz w:val="21"/>
          <w:szCs w:val="21"/>
        </w:rPr>
        <w:t>.</w:t>
      </w:r>
      <w:bookmarkEnd w:id="30"/>
    </w:p>
    <w:p w14:paraId="5BBE22BE">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1" w:name="_Ref229236288"/>
      <w:r>
        <w:rPr>
          <w:rFonts w:hint="eastAsia" w:ascii="宋体" w:hAnsi="宋体" w:cs="宋体"/>
          <w:sz w:val="21"/>
          <w:szCs w:val="21"/>
        </w:rPr>
        <w:t>肖红梅,刘建文.磷肥对水稻高产的影响试验[</w:t>
      </w:r>
      <w:r>
        <w:rPr>
          <w:rFonts w:hint="eastAsia" w:ascii="Times New Roman" w:hAnsi="Times New Roman" w:cs="宋体"/>
          <w:sz w:val="21"/>
          <w:szCs w:val="21"/>
        </w:rPr>
        <w:t>J</w:t>
      </w:r>
      <w:r>
        <w:rPr>
          <w:rFonts w:hint="eastAsia" w:ascii="宋体" w:hAnsi="宋体" w:cs="宋体"/>
          <w:sz w:val="21"/>
          <w:szCs w:val="21"/>
        </w:rPr>
        <w:t xml:space="preserve">].南方农机, </w:t>
      </w:r>
      <w:r>
        <w:rPr>
          <w:rFonts w:hint="eastAsia" w:ascii="Times New Roman" w:hAnsi="Times New Roman" w:cs="宋体"/>
          <w:sz w:val="21"/>
          <w:szCs w:val="21"/>
        </w:rPr>
        <w:t>2024</w:t>
      </w:r>
      <w:r>
        <w:rPr>
          <w:rFonts w:hint="eastAsia" w:ascii="宋体" w:hAnsi="宋体" w:cs="宋体"/>
          <w:sz w:val="21"/>
          <w:szCs w:val="21"/>
        </w:rPr>
        <w:t xml:space="preserve">, </w:t>
      </w:r>
      <w:r>
        <w:rPr>
          <w:rFonts w:hint="eastAsia" w:ascii="Times New Roman" w:hAnsi="Times New Roman" w:cs="宋体"/>
          <w:sz w:val="21"/>
          <w:szCs w:val="21"/>
        </w:rPr>
        <w:t>55</w:t>
      </w:r>
      <w:r>
        <w:rPr>
          <w:rFonts w:hint="eastAsia" w:ascii="宋体" w:hAnsi="宋体" w:cs="宋体"/>
          <w:sz w:val="21"/>
          <w:szCs w:val="21"/>
        </w:rPr>
        <w:t>(</w:t>
      </w:r>
      <w:r>
        <w:rPr>
          <w:rFonts w:hint="eastAsia" w:ascii="Times New Roman" w:hAnsi="Times New Roman" w:cs="宋体"/>
          <w:sz w:val="21"/>
          <w:szCs w:val="21"/>
        </w:rPr>
        <w:t>4</w:t>
      </w:r>
      <w:r>
        <w:rPr>
          <w:rFonts w:hint="eastAsia" w:ascii="宋体" w:hAnsi="宋体" w:cs="宋体"/>
          <w:sz w:val="21"/>
          <w:szCs w:val="21"/>
        </w:rPr>
        <w:t>):</w:t>
      </w:r>
      <w:r>
        <w:rPr>
          <w:rFonts w:hint="eastAsia" w:ascii="Times New Roman" w:hAnsi="Times New Roman" w:cs="宋体"/>
          <w:sz w:val="21"/>
          <w:szCs w:val="21"/>
        </w:rPr>
        <w:t>64</w:t>
      </w:r>
      <w:r>
        <w:rPr>
          <w:rFonts w:hint="eastAsia" w:ascii="宋体" w:hAnsi="宋体" w:cs="宋体"/>
          <w:sz w:val="21"/>
          <w:szCs w:val="21"/>
        </w:rPr>
        <w:t>-</w:t>
      </w:r>
      <w:r>
        <w:rPr>
          <w:rFonts w:hint="eastAsia" w:ascii="Times New Roman" w:hAnsi="Times New Roman" w:cs="宋体"/>
          <w:sz w:val="21"/>
          <w:szCs w:val="21"/>
        </w:rPr>
        <w:t>66</w:t>
      </w:r>
      <w:r>
        <w:rPr>
          <w:rFonts w:hint="eastAsia" w:ascii="宋体" w:hAnsi="宋体" w:cs="宋体"/>
          <w:sz w:val="21"/>
          <w:szCs w:val="21"/>
        </w:rPr>
        <w:t>.</w:t>
      </w:r>
      <w:r>
        <w:rPr>
          <w:rFonts w:hint="eastAsia" w:ascii="Times New Roman" w:hAnsi="Times New Roman" w:cs="宋体"/>
          <w:sz w:val="21"/>
          <w:szCs w:val="21"/>
        </w:rPr>
        <w:t>DOI</w:t>
      </w:r>
      <w:r>
        <w:rPr>
          <w:rFonts w:hint="eastAsia" w:ascii="宋体" w:hAnsi="宋体" w:cs="宋体"/>
          <w:sz w:val="21"/>
          <w:szCs w:val="21"/>
        </w:rPr>
        <w:t>:</w:t>
      </w:r>
      <w:r>
        <w:rPr>
          <w:rFonts w:hint="eastAsia" w:ascii="Times New Roman" w:hAnsi="Times New Roman" w:cs="宋体"/>
          <w:sz w:val="21"/>
          <w:szCs w:val="21"/>
        </w:rPr>
        <w:t>10</w:t>
      </w:r>
      <w:r>
        <w:rPr>
          <w:rFonts w:hint="eastAsia" w:ascii="宋体" w:hAnsi="宋体" w:cs="宋体"/>
          <w:sz w:val="21"/>
          <w:szCs w:val="21"/>
        </w:rPr>
        <w:t>.</w:t>
      </w:r>
      <w:r>
        <w:rPr>
          <w:rFonts w:hint="eastAsia" w:ascii="Times New Roman" w:hAnsi="Times New Roman" w:cs="宋体"/>
          <w:sz w:val="21"/>
          <w:szCs w:val="21"/>
        </w:rPr>
        <w:t>3969</w:t>
      </w:r>
      <w:r>
        <w:rPr>
          <w:rFonts w:hint="eastAsia" w:ascii="宋体" w:hAnsi="宋体" w:cs="宋体"/>
          <w:sz w:val="21"/>
          <w:szCs w:val="21"/>
        </w:rPr>
        <w:t>/</w:t>
      </w:r>
      <w:r>
        <w:rPr>
          <w:rFonts w:hint="eastAsia" w:ascii="Times New Roman" w:hAnsi="Times New Roman" w:cs="宋体"/>
          <w:sz w:val="21"/>
          <w:szCs w:val="21"/>
        </w:rPr>
        <w:t>j</w:t>
      </w:r>
      <w:r>
        <w:rPr>
          <w:rFonts w:hint="eastAsia" w:ascii="宋体" w:hAnsi="宋体" w:cs="宋体"/>
          <w:sz w:val="21"/>
          <w:szCs w:val="21"/>
        </w:rPr>
        <w:t>.</w:t>
      </w:r>
      <w:r>
        <w:rPr>
          <w:rFonts w:hint="eastAsia" w:ascii="Times New Roman" w:hAnsi="Times New Roman" w:cs="宋体"/>
          <w:sz w:val="21"/>
          <w:szCs w:val="21"/>
        </w:rPr>
        <w:t>issn</w:t>
      </w:r>
      <w:r>
        <w:rPr>
          <w:rFonts w:hint="eastAsia" w:ascii="宋体" w:hAnsi="宋体" w:cs="宋体"/>
          <w:sz w:val="21"/>
          <w:szCs w:val="21"/>
        </w:rPr>
        <w:t>.</w:t>
      </w:r>
      <w:r>
        <w:rPr>
          <w:rFonts w:hint="eastAsia" w:ascii="Times New Roman" w:hAnsi="Times New Roman" w:cs="宋体"/>
          <w:sz w:val="21"/>
          <w:szCs w:val="21"/>
        </w:rPr>
        <w:t>1672</w:t>
      </w:r>
      <w:r>
        <w:rPr>
          <w:rFonts w:hint="eastAsia" w:ascii="宋体" w:hAnsi="宋体" w:cs="宋体"/>
          <w:sz w:val="21"/>
          <w:szCs w:val="21"/>
        </w:rPr>
        <w:t>-</w:t>
      </w:r>
      <w:r>
        <w:rPr>
          <w:rFonts w:hint="eastAsia" w:ascii="Times New Roman" w:hAnsi="Times New Roman" w:cs="宋体"/>
          <w:sz w:val="21"/>
          <w:szCs w:val="21"/>
        </w:rPr>
        <w:t>3872</w:t>
      </w:r>
      <w:r>
        <w:rPr>
          <w:rFonts w:hint="eastAsia" w:ascii="宋体" w:hAnsi="宋体" w:cs="宋体"/>
          <w:sz w:val="21"/>
          <w:szCs w:val="21"/>
        </w:rPr>
        <w:t>.</w:t>
      </w:r>
      <w:r>
        <w:rPr>
          <w:rFonts w:hint="eastAsia" w:ascii="Times New Roman" w:hAnsi="Times New Roman" w:cs="宋体"/>
          <w:sz w:val="21"/>
          <w:szCs w:val="21"/>
        </w:rPr>
        <w:t>2024</w:t>
      </w:r>
      <w:r>
        <w:rPr>
          <w:rFonts w:hint="eastAsia" w:ascii="宋体" w:hAnsi="宋体" w:cs="宋体"/>
          <w:sz w:val="21"/>
          <w:szCs w:val="21"/>
        </w:rPr>
        <w:t>.</w:t>
      </w:r>
      <w:r>
        <w:rPr>
          <w:rFonts w:hint="eastAsia" w:ascii="Times New Roman" w:hAnsi="Times New Roman" w:cs="宋体"/>
          <w:sz w:val="21"/>
          <w:szCs w:val="21"/>
        </w:rPr>
        <w:t>04</w:t>
      </w:r>
      <w:r>
        <w:rPr>
          <w:rFonts w:hint="eastAsia" w:ascii="宋体" w:hAnsi="宋体" w:cs="宋体"/>
          <w:sz w:val="21"/>
          <w:szCs w:val="21"/>
        </w:rPr>
        <w:t>.</w:t>
      </w:r>
      <w:r>
        <w:rPr>
          <w:rFonts w:hint="eastAsia" w:ascii="Times New Roman" w:hAnsi="Times New Roman" w:cs="宋体"/>
          <w:sz w:val="21"/>
          <w:szCs w:val="21"/>
        </w:rPr>
        <w:t>015</w:t>
      </w:r>
      <w:r>
        <w:rPr>
          <w:rFonts w:hint="eastAsia" w:ascii="宋体" w:hAnsi="宋体" w:cs="宋体"/>
          <w:sz w:val="21"/>
          <w:szCs w:val="21"/>
        </w:rPr>
        <w:t>.</w:t>
      </w:r>
      <w:bookmarkEnd w:id="31"/>
    </w:p>
    <w:p w14:paraId="2847C1B2">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2" w:name="_Ref9596"/>
      <w:r>
        <w:rPr>
          <w:rFonts w:hint="eastAsia" w:ascii="宋体" w:hAnsi="宋体" w:cs="宋体"/>
          <w:sz w:val="21"/>
          <w:szCs w:val="21"/>
        </w:rPr>
        <w:t>徐壮, 王婉瑕, 徐磊, 易可可. 水稻磷素吸收与转运分子机制研究进展[</w:t>
      </w:r>
      <w:r>
        <w:rPr>
          <w:rFonts w:hint="eastAsia" w:ascii="Times New Roman" w:hAnsi="Times New Roman" w:cs="宋体"/>
          <w:sz w:val="21"/>
          <w:szCs w:val="21"/>
        </w:rPr>
        <w:t>J</w:t>
      </w:r>
      <w:r>
        <w:rPr>
          <w:rFonts w:hint="eastAsia" w:ascii="宋体" w:hAnsi="宋体" w:cs="宋体"/>
          <w:sz w:val="21"/>
          <w:szCs w:val="21"/>
        </w:rPr>
        <w:t xml:space="preserve">]. 植物营养与肥料学报, </w:t>
      </w:r>
      <w:r>
        <w:rPr>
          <w:rFonts w:hint="eastAsia" w:ascii="Times New Roman" w:hAnsi="Times New Roman" w:cs="宋体"/>
          <w:sz w:val="21"/>
          <w:szCs w:val="21"/>
        </w:rPr>
        <w:t>2018</w:t>
      </w:r>
      <w:r>
        <w:rPr>
          <w:rFonts w:hint="eastAsia" w:ascii="宋体" w:hAnsi="宋体" w:cs="宋体"/>
          <w:sz w:val="21"/>
          <w:szCs w:val="21"/>
        </w:rPr>
        <w:t xml:space="preserve">, </w:t>
      </w:r>
      <w:r>
        <w:rPr>
          <w:rFonts w:hint="eastAsia" w:ascii="Times New Roman" w:hAnsi="Times New Roman" w:cs="宋体"/>
          <w:sz w:val="21"/>
          <w:szCs w:val="21"/>
        </w:rPr>
        <w:t>24</w:t>
      </w:r>
      <w:r>
        <w:rPr>
          <w:rFonts w:hint="eastAsia" w:ascii="宋体" w:hAnsi="宋体" w:cs="宋体"/>
          <w:sz w:val="21"/>
          <w:szCs w:val="21"/>
        </w:rPr>
        <w:t>(</w:t>
      </w:r>
      <w:r>
        <w:rPr>
          <w:rFonts w:hint="eastAsia" w:ascii="Times New Roman" w:hAnsi="Times New Roman" w:cs="宋体"/>
          <w:sz w:val="21"/>
          <w:szCs w:val="21"/>
        </w:rPr>
        <w:t>5</w:t>
      </w:r>
      <w:r>
        <w:rPr>
          <w:rFonts w:hint="eastAsia" w:ascii="宋体" w:hAnsi="宋体" w:cs="宋体"/>
          <w:sz w:val="21"/>
          <w:szCs w:val="21"/>
        </w:rPr>
        <w:t xml:space="preserve">): </w:t>
      </w:r>
      <w:r>
        <w:rPr>
          <w:rFonts w:hint="eastAsia" w:ascii="Times New Roman" w:hAnsi="Times New Roman" w:cs="宋体"/>
          <w:sz w:val="21"/>
          <w:szCs w:val="21"/>
        </w:rPr>
        <w:t>1378</w:t>
      </w:r>
      <w:r>
        <w:rPr>
          <w:rFonts w:hint="eastAsia" w:ascii="宋体" w:hAnsi="宋体" w:cs="宋体"/>
          <w:sz w:val="21"/>
          <w:szCs w:val="21"/>
        </w:rPr>
        <w:t>−</w:t>
      </w:r>
      <w:r>
        <w:rPr>
          <w:rFonts w:hint="eastAsia" w:ascii="Times New Roman" w:hAnsi="Times New Roman" w:cs="宋体"/>
          <w:sz w:val="21"/>
          <w:szCs w:val="21"/>
        </w:rPr>
        <w:t>1385</w:t>
      </w:r>
      <w:r>
        <w:rPr>
          <w:rFonts w:hint="eastAsia" w:ascii="宋体" w:hAnsi="宋体" w:cs="宋体"/>
          <w:sz w:val="21"/>
          <w:szCs w:val="21"/>
        </w:rPr>
        <w:t>.</w:t>
      </w:r>
      <w:bookmarkEnd w:id="32"/>
    </w:p>
    <w:p w14:paraId="197CF0E6">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3" w:name="_Ref27936"/>
      <w:r>
        <w:rPr>
          <w:rFonts w:hint="eastAsia" w:ascii="宋体" w:hAnsi="宋体" w:cs="宋体"/>
          <w:sz w:val="21"/>
          <w:szCs w:val="21"/>
        </w:rPr>
        <w:t>明凤,张璇,张佰隆,等.水稻磷酸盐转运蛋白基因的克隆、表达及功能分析[</w:t>
      </w:r>
      <w:r>
        <w:rPr>
          <w:rFonts w:hint="eastAsia" w:ascii="Times New Roman" w:hAnsi="Times New Roman" w:cs="宋体"/>
          <w:sz w:val="21"/>
          <w:szCs w:val="21"/>
        </w:rPr>
        <w:t>C</w:t>
      </w:r>
      <w:r>
        <w:rPr>
          <w:rFonts w:hint="eastAsia" w:ascii="宋体" w:hAnsi="宋体" w:cs="宋体"/>
          <w:sz w:val="21"/>
          <w:szCs w:val="21"/>
        </w:rPr>
        <w:t>]//科技部</w:t>
      </w:r>
      <w:r>
        <w:rPr>
          <w:rFonts w:hint="eastAsia" w:ascii="Times New Roman" w:hAnsi="Times New Roman" w:cs="宋体"/>
          <w:sz w:val="21"/>
          <w:szCs w:val="21"/>
        </w:rPr>
        <w:t>863</w:t>
      </w:r>
      <w:r>
        <w:rPr>
          <w:rFonts w:hint="eastAsia" w:ascii="宋体" w:hAnsi="宋体" w:cs="宋体"/>
          <w:sz w:val="21"/>
          <w:szCs w:val="21"/>
        </w:rPr>
        <w:t>计划现代农业技术领域办公室.全国植物分子育种研讨会摘要集.复旦大学生命科学学院遗传学研究所遗传工程国家重点实验室;复旦大学生命科学学院植物科学研究所;,</w:t>
      </w:r>
      <w:r>
        <w:rPr>
          <w:rFonts w:hint="eastAsia" w:ascii="Times New Roman" w:hAnsi="Times New Roman" w:cs="宋体"/>
          <w:sz w:val="21"/>
          <w:szCs w:val="21"/>
        </w:rPr>
        <w:t>2009</w:t>
      </w:r>
      <w:r>
        <w:rPr>
          <w:rFonts w:hint="eastAsia" w:ascii="宋体" w:hAnsi="宋体" w:cs="宋体"/>
          <w:sz w:val="21"/>
          <w:szCs w:val="21"/>
        </w:rPr>
        <w:t>:</w:t>
      </w:r>
      <w:r>
        <w:rPr>
          <w:rFonts w:hint="eastAsia" w:ascii="Times New Roman" w:hAnsi="Times New Roman" w:cs="宋体"/>
          <w:sz w:val="21"/>
          <w:szCs w:val="21"/>
        </w:rPr>
        <w:t>7</w:t>
      </w:r>
      <w:r>
        <w:rPr>
          <w:rFonts w:hint="eastAsia" w:ascii="宋体" w:hAnsi="宋体" w:cs="宋体"/>
          <w:sz w:val="21"/>
          <w:szCs w:val="21"/>
        </w:rPr>
        <w:t xml:space="preserve">. </w:t>
      </w:r>
      <w:bookmarkEnd w:id="33"/>
    </w:p>
    <w:p w14:paraId="2AC6565E">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4" w:name="_Ref229236339"/>
      <w:r>
        <w:rPr>
          <w:rFonts w:ascii="Times New Roman" w:hAnsi="Times New Roman" w:cs="宋体"/>
          <w:sz w:val="21"/>
          <w:szCs w:val="21"/>
        </w:rPr>
        <w:t>Lee</w:t>
      </w:r>
      <w:r>
        <w:rPr>
          <w:rFonts w:ascii="宋体" w:hAnsi="宋体" w:cs="宋体"/>
          <w:sz w:val="21"/>
          <w:szCs w:val="21"/>
        </w:rPr>
        <w:t xml:space="preserve"> </w:t>
      </w:r>
      <w:r>
        <w:rPr>
          <w:rFonts w:ascii="Times New Roman" w:hAnsi="Times New Roman" w:cs="宋体"/>
          <w:sz w:val="21"/>
          <w:szCs w:val="21"/>
        </w:rPr>
        <w:t>C</w:t>
      </w:r>
      <w:r>
        <w:rPr>
          <w:rFonts w:ascii="宋体" w:hAnsi="宋体" w:cs="宋体"/>
          <w:sz w:val="21"/>
          <w:szCs w:val="21"/>
        </w:rPr>
        <w:t xml:space="preserve"> </w:t>
      </w:r>
      <w:r>
        <w:rPr>
          <w:rFonts w:ascii="Times New Roman" w:hAnsi="Times New Roman" w:cs="宋体"/>
          <w:sz w:val="21"/>
          <w:szCs w:val="21"/>
        </w:rPr>
        <w:t>H</w:t>
      </w:r>
      <w:r>
        <w:rPr>
          <w:rFonts w:ascii="宋体" w:hAnsi="宋体" w:cs="宋体"/>
          <w:sz w:val="21"/>
          <w:szCs w:val="21"/>
        </w:rPr>
        <w:t>，</w:t>
      </w:r>
      <w:r>
        <w:rPr>
          <w:rFonts w:ascii="Times New Roman" w:hAnsi="Times New Roman" w:cs="宋体"/>
          <w:sz w:val="21"/>
          <w:szCs w:val="21"/>
        </w:rPr>
        <w:t>Park</w:t>
      </w:r>
      <w:r>
        <w:rPr>
          <w:rFonts w:ascii="宋体" w:hAnsi="宋体" w:cs="宋体"/>
          <w:sz w:val="21"/>
          <w:szCs w:val="21"/>
        </w:rPr>
        <w:t xml:space="preserve"> </w:t>
      </w:r>
      <w:r>
        <w:rPr>
          <w:rFonts w:ascii="Times New Roman" w:hAnsi="Times New Roman" w:cs="宋体"/>
          <w:sz w:val="21"/>
          <w:szCs w:val="21"/>
        </w:rPr>
        <w:t>C</w:t>
      </w:r>
      <w:r>
        <w:rPr>
          <w:rFonts w:ascii="宋体" w:hAnsi="宋体" w:cs="宋体"/>
          <w:sz w:val="21"/>
          <w:szCs w:val="21"/>
        </w:rPr>
        <w:t xml:space="preserve"> </w:t>
      </w:r>
      <w:r>
        <w:rPr>
          <w:rFonts w:ascii="Times New Roman" w:hAnsi="Times New Roman" w:cs="宋体"/>
          <w:sz w:val="21"/>
          <w:szCs w:val="21"/>
        </w:rPr>
        <w:t>Y</w:t>
      </w:r>
      <w:r>
        <w:rPr>
          <w:rFonts w:ascii="宋体" w:hAnsi="宋体" w:cs="宋体"/>
          <w:sz w:val="21"/>
          <w:szCs w:val="21"/>
        </w:rPr>
        <w:t>，</w:t>
      </w:r>
      <w:r>
        <w:rPr>
          <w:rFonts w:ascii="Times New Roman" w:hAnsi="Times New Roman" w:cs="宋体"/>
          <w:sz w:val="21"/>
          <w:szCs w:val="21"/>
        </w:rPr>
        <w:t>Park</w:t>
      </w:r>
      <w:r>
        <w:rPr>
          <w:rFonts w:ascii="宋体" w:hAnsi="宋体" w:cs="宋体"/>
          <w:sz w:val="21"/>
          <w:szCs w:val="21"/>
        </w:rPr>
        <w:t xml:space="preserve"> </w:t>
      </w:r>
      <w:r>
        <w:rPr>
          <w:rFonts w:ascii="Times New Roman" w:hAnsi="Times New Roman" w:cs="宋体"/>
          <w:sz w:val="21"/>
          <w:szCs w:val="21"/>
        </w:rPr>
        <w:t>K</w:t>
      </w:r>
      <w:r>
        <w:rPr>
          <w:rFonts w:ascii="宋体" w:hAnsi="宋体" w:cs="宋体"/>
          <w:sz w:val="21"/>
          <w:szCs w:val="21"/>
        </w:rPr>
        <w:t xml:space="preserve"> </w:t>
      </w:r>
      <w:r>
        <w:rPr>
          <w:rFonts w:ascii="Times New Roman" w:hAnsi="Times New Roman" w:cs="宋体"/>
          <w:sz w:val="21"/>
          <w:szCs w:val="21"/>
        </w:rPr>
        <w:t>D</w:t>
      </w:r>
      <w:r>
        <w:rPr>
          <w:rFonts w:ascii="宋体" w:hAnsi="宋体" w:cs="宋体"/>
          <w:sz w:val="21"/>
          <w:szCs w:val="21"/>
        </w:rPr>
        <w:t>，</w:t>
      </w:r>
      <w:r>
        <w:rPr>
          <w:rFonts w:ascii="Times New Roman" w:hAnsi="Times New Roman" w:cs="宋体"/>
          <w:sz w:val="21"/>
          <w:szCs w:val="21"/>
        </w:rPr>
        <w:t>et</w:t>
      </w:r>
      <w:r>
        <w:rPr>
          <w:rFonts w:ascii="宋体" w:hAnsi="宋体" w:cs="宋体"/>
          <w:sz w:val="21"/>
          <w:szCs w:val="21"/>
        </w:rPr>
        <w:t xml:space="preserve"> </w:t>
      </w:r>
      <w:r>
        <w:rPr>
          <w:rFonts w:ascii="Times New Roman" w:hAnsi="Times New Roman" w:cs="宋体"/>
          <w:sz w:val="21"/>
          <w:szCs w:val="21"/>
        </w:rPr>
        <w:t>al</w:t>
      </w:r>
      <w:r>
        <w:rPr>
          <w:rFonts w:ascii="宋体" w:hAnsi="宋体" w:cs="宋体"/>
          <w:sz w:val="21"/>
          <w:szCs w:val="21"/>
        </w:rPr>
        <w:t xml:space="preserve">. </w:t>
      </w:r>
      <w:r>
        <w:rPr>
          <w:rFonts w:ascii="Times New Roman" w:hAnsi="Times New Roman" w:cs="宋体"/>
          <w:sz w:val="21"/>
          <w:szCs w:val="21"/>
        </w:rPr>
        <w:t>Long</w:t>
      </w:r>
      <w:r>
        <w:rPr>
          <w:rFonts w:ascii="宋体" w:hAnsi="宋体" w:cs="宋体"/>
          <w:sz w:val="21"/>
          <w:szCs w:val="21"/>
        </w:rPr>
        <w:t>-</w:t>
      </w:r>
      <w:r>
        <w:rPr>
          <w:rFonts w:ascii="Times New Roman" w:hAnsi="Times New Roman" w:cs="宋体"/>
          <w:sz w:val="21"/>
          <w:szCs w:val="21"/>
        </w:rPr>
        <w:t>term</w:t>
      </w:r>
      <w:r>
        <w:rPr>
          <w:rFonts w:ascii="宋体" w:hAnsi="宋体" w:cs="宋体"/>
          <w:sz w:val="21"/>
          <w:szCs w:val="21"/>
        </w:rPr>
        <w:t xml:space="preserve"> </w:t>
      </w:r>
      <w:r>
        <w:rPr>
          <w:rFonts w:ascii="Times New Roman" w:hAnsi="Times New Roman" w:cs="宋体"/>
          <w:sz w:val="21"/>
          <w:szCs w:val="21"/>
        </w:rPr>
        <w:t>effects</w:t>
      </w:r>
      <w:r>
        <w:rPr>
          <w:rFonts w:ascii="宋体" w:hAnsi="宋体" w:cs="宋体"/>
          <w:sz w:val="21"/>
          <w:szCs w:val="21"/>
        </w:rPr>
        <w:t xml:space="preserve"> </w:t>
      </w:r>
      <w:r>
        <w:rPr>
          <w:rFonts w:ascii="Times New Roman" w:hAnsi="Times New Roman" w:cs="宋体"/>
          <w:sz w:val="21"/>
          <w:szCs w:val="21"/>
        </w:rPr>
        <w:t>of</w:t>
      </w:r>
      <w:r>
        <w:rPr>
          <w:rFonts w:ascii="宋体" w:hAnsi="宋体" w:cs="宋体"/>
          <w:sz w:val="21"/>
          <w:szCs w:val="21"/>
        </w:rPr>
        <w:t xml:space="preserve"> </w:t>
      </w:r>
      <w:r>
        <w:rPr>
          <w:rFonts w:ascii="Times New Roman" w:hAnsi="Times New Roman" w:cs="宋体"/>
          <w:sz w:val="21"/>
          <w:szCs w:val="21"/>
        </w:rPr>
        <w:t>fertilization</w:t>
      </w:r>
      <w:r>
        <w:rPr>
          <w:rFonts w:ascii="宋体" w:hAnsi="宋体" w:cs="宋体"/>
          <w:sz w:val="21"/>
          <w:szCs w:val="21"/>
        </w:rPr>
        <w:t xml:space="preserve"> </w:t>
      </w:r>
      <w:r>
        <w:rPr>
          <w:rFonts w:ascii="Times New Roman" w:hAnsi="Times New Roman" w:cs="宋体"/>
          <w:sz w:val="21"/>
          <w:szCs w:val="21"/>
        </w:rPr>
        <w:t>on</w:t>
      </w:r>
      <w:r>
        <w:rPr>
          <w:rFonts w:ascii="宋体" w:hAnsi="宋体" w:cs="宋体"/>
          <w:sz w:val="21"/>
          <w:szCs w:val="21"/>
        </w:rPr>
        <w:t xml:space="preserve"> </w:t>
      </w:r>
      <w:r>
        <w:rPr>
          <w:rFonts w:ascii="Times New Roman" w:hAnsi="Times New Roman" w:cs="宋体"/>
          <w:sz w:val="21"/>
          <w:szCs w:val="21"/>
        </w:rPr>
        <w:t>the</w:t>
      </w:r>
      <w:r>
        <w:rPr>
          <w:rFonts w:ascii="宋体" w:hAnsi="宋体" w:cs="宋体"/>
          <w:sz w:val="21"/>
          <w:szCs w:val="21"/>
        </w:rPr>
        <w:t xml:space="preserve"> </w:t>
      </w:r>
      <w:r>
        <w:rPr>
          <w:rFonts w:ascii="Times New Roman" w:hAnsi="Times New Roman" w:cs="宋体"/>
          <w:sz w:val="21"/>
          <w:szCs w:val="21"/>
        </w:rPr>
        <w:t>forms</w:t>
      </w:r>
      <w:r>
        <w:rPr>
          <w:rFonts w:ascii="宋体" w:hAnsi="宋体" w:cs="宋体"/>
          <w:sz w:val="21"/>
          <w:szCs w:val="21"/>
        </w:rPr>
        <w:t xml:space="preserve"> </w:t>
      </w:r>
      <w:r>
        <w:rPr>
          <w:rFonts w:ascii="Times New Roman" w:hAnsi="Times New Roman" w:cs="宋体"/>
          <w:sz w:val="21"/>
          <w:szCs w:val="21"/>
        </w:rPr>
        <w:t>and</w:t>
      </w:r>
      <w:r>
        <w:rPr>
          <w:rFonts w:ascii="宋体" w:hAnsi="宋体" w:cs="宋体"/>
          <w:sz w:val="21"/>
          <w:szCs w:val="21"/>
        </w:rPr>
        <w:t xml:space="preserve"> </w:t>
      </w:r>
      <w:r>
        <w:rPr>
          <w:rFonts w:ascii="Times New Roman" w:hAnsi="Times New Roman" w:cs="宋体"/>
          <w:sz w:val="21"/>
          <w:szCs w:val="21"/>
        </w:rPr>
        <w:t>availability</w:t>
      </w:r>
      <w:r>
        <w:rPr>
          <w:rFonts w:ascii="宋体" w:hAnsi="宋体" w:cs="宋体"/>
          <w:sz w:val="21"/>
          <w:szCs w:val="21"/>
        </w:rPr>
        <w:t xml:space="preserve"> </w:t>
      </w:r>
      <w:r>
        <w:rPr>
          <w:rFonts w:ascii="Times New Roman" w:hAnsi="Times New Roman" w:cs="宋体"/>
          <w:sz w:val="21"/>
          <w:szCs w:val="21"/>
        </w:rPr>
        <w:t>of</w:t>
      </w:r>
      <w:r>
        <w:rPr>
          <w:rFonts w:ascii="宋体" w:hAnsi="宋体" w:cs="宋体"/>
          <w:sz w:val="21"/>
          <w:szCs w:val="21"/>
        </w:rPr>
        <w:t xml:space="preserve"> </w:t>
      </w:r>
      <w:r>
        <w:rPr>
          <w:rFonts w:ascii="Times New Roman" w:hAnsi="Times New Roman" w:cs="宋体"/>
          <w:sz w:val="21"/>
          <w:szCs w:val="21"/>
        </w:rPr>
        <w:t>soil</w:t>
      </w:r>
      <w:r>
        <w:rPr>
          <w:rFonts w:ascii="宋体" w:hAnsi="宋体" w:cs="宋体"/>
          <w:sz w:val="21"/>
          <w:szCs w:val="21"/>
        </w:rPr>
        <w:t xml:space="preserve"> </w:t>
      </w:r>
      <w:r>
        <w:rPr>
          <w:rFonts w:ascii="Times New Roman" w:hAnsi="Times New Roman" w:cs="宋体"/>
          <w:sz w:val="21"/>
          <w:szCs w:val="21"/>
        </w:rPr>
        <w:t>phosphorus</w:t>
      </w:r>
      <w:r>
        <w:rPr>
          <w:rFonts w:ascii="宋体" w:hAnsi="宋体" w:cs="宋体"/>
          <w:sz w:val="21"/>
          <w:szCs w:val="21"/>
        </w:rPr>
        <w:t xml:space="preserve"> </w:t>
      </w:r>
      <w:r>
        <w:rPr>
          <w:rFonts w:ascii="Times New Roman" w:hAnsi="Times New Roman" w:cs="宋体"/>
          <w:sz w:val="21"/>
          <w:szCs w:val="21"/>
        </w:rPr>
        <w:t>in</w:t>
      </w:r>
      <w:r>
        <w:rPr>
          <w:rFonts w:ascii="宋体" w:hAnsi="宋体" w:cs="宋体"/>
          <w:sz w:val="21"/>
          <w:szCs w:val="21"/>
        </w:rPr>
        <w:t xml:space="preserve"> </w:t>
      </w:r>
      <w:r>
        <w:rPr>
          <w:rFonts w:ascii="Times New Roman" w:hAnsi="Times New Roman" w:cs="宋体"/>
          <w:sz w:val="21"/>
          <w:szCs w:val="21"/>
        </w:rPr>
        <w:t>rice</w:t>
      </w:r>
      <w:r>
        <w:rPr>
          <w:rFonts w:ascii="宋体" w:hAnsi="宋体" w:cs="宋体"/>
          <w:sz w:val="21"/>
          <w:szCs w:val="21"/>
        </w:rPr>
        <w:t xml:space="preserve"> </w:t>
      </w:r>
      <w:r>
        <w:rPr>
          <w:rFonts w:ascii="Times New Roman" w:hAnsi="Times New Roman" w:cs="宋体"/>
          <w:sz w:val="21"/>
          <w:szCs w:val="21"/>
        </w:rPr>
        <w:t>paddy</w:t>
      </w:r>
      <w:r>
        <w:rPr>
          <w:rFonts w:ascii="宋体" w:hAnsi="宋体" w:cs="宋体"/>
          <w:sz w:val="21"/>
          <w:szCs w:val="21"/>
        </w:rPr>
        <w:t xml:space="preserve">. </w:t>
      </w:r>
      <w:r>
        <w:rPr>
          <w:rFonts w:ascii="Times New Roman" w:hAnsi="Times New Roman" w:cs="宋体"/>
          <w:sz w:val="21"/>
          <w:szCs w:val="21"/>
        </w:rPr>
        <w:t>Chemosphere</w:t>
      </w:r>
      <w:r>
        <w:rPr>
          <w:rFonts w:ascii="宋体" w:hAnsi="宋体" w:cs="宋体"/>
          <w:sz w:val="21"/>
          <w:szCs w:val="21"/>
        </w:rPr>
        <w:t>，</w:t>
      </w:r>
      <w:r>
        <w:rPr>
          <w:rFonts w:ascii="Times New Roman" w:hAnsi="Times New Roman" w:cs="宋体"/>
          <w:sz w:val="21"/>
          <w:szCs w:val="21"/>
        </w:rPr>
        <w:t>2004</w:t>
      </w:r>
      <w:r>
        <w:rPr>
          <w:rFonts w:ascii="宋体" w:hAnsi="宋体" w:cs="宋体"/>
          <w:sz w:val="21"/>
          <w:szCs w:val="21"/>
        </w:rPr>
        <w:t>，</w:t>
      </w:r>
      <w:r>
        <w:rPr>
          <w:rFonts w:ascii="Times New Roman" w:hAnsi="Times New Roman" w:cs="宋体"/>
          <w:sz w:val="21"/>
          <w:szCs w:val="21"/>
        </w:rPr>
        <w:t>56</w:t>
      </w:r>
      <w:r>
        <w:rPr>
          <w:rFonts w:ascii="宋体" w:hAnsi="宋体" w:cs="宋体"/>
          <w:sz w:val="21"/>
          <w:szCs w:val="21"/>
        </w:rPr>
        <w:t>(</w:t>
      </w:r>
      <w:r>
        <w:rPr>
          <w:rFonts w:ascii="Times New Roman" w:hAnsi="Times New Roman" w:cs="宋体"/>
          <w:sz w:val="21"/>
          <w:szCs w:val="21"/>
        </w:rPr>
        <w:t>3</w:t>
      </w:r>
      <w:r>
        <w:rPr>
          <w:rFonts w:ascii="宋体" w:hAnsi="宋体" w:cs="宋体"/>
          <w:sz w:val="21"/>
          <w:szCs w:val="21"/>
        </w:rPr>
        <w:t>)：</w:t>
      </w:r>
      <w:r>
        <w:rPr>
          <w:rFonts w:ascii="Times New Roman" w:hAnsi="Times New Roman" w:cs="宋体"/>
          <w:sz w:val="21"/>
          <w:szCs w:val="21"/>
        </w:rPr>
        <w:t>299</w:t>
      </w:r>
      <w:r>
        <w:rPr>
          <w:rFonts w:ascii="宋体" w:hAnsi="宋体" w:cs="宋体"/>
          <w:sz w:val="21"/>
          <w:szCs w:val="21"/>
        </w:rPr>
        <w:t>-</w:t>
      </w:r>
      <w:r>
        <w:rPr>
          <w:rFonts w:ascii="Times New Roman" w:hAnsi="Times New Roman" w:cs="宋体"/>
          <w:sz w:val="21"/>
          <w:szCs w:val="21"/>
        </w:rPr>
        <w:t>304</w:t>
      </w:r>
      <w:r>
        <w:rPr>
          <w:rFonts w:ascii="宋体" w:hAnsi="宋体" w:cs="宋体"/>
          <w:sz w:val="21"/>
          <w:szCs w:val="21"/>
        </w:rPr>
        <w:t>.</w:t>
      </w:r>
      <w:bookmarkEnd w:id="34"/>
    </w:p>
    <w:p w14:paraId="63DE8801">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5" w:name="_Ref229236345"/>
      <w:r>
        <w:rPr>
          <w:rFonts w:hint="eastAsia" w:ascii="宋体" w:hAnsi="宋体" w:cs="宋体"/>
          <w:sz w:val="21"/>
          <w:szCs w:val="21"/>
        </w:rPr>
        <w:t>马畅,付雪蛟,吕小红,等.施磷量对水稻盐丰</w:t>
      </w:r>
      <w:r>
        <w:rPr>
          <w:rFonts w:hint="eastAsia" w:ascii="Times New Roman" w:hAnsi="Times New Roman" w:cs="宋体"/>
          <w:sz w:val="21"/>
          <w:szCs w:val="21"/>
        </w:rPr>
        <w:t>47</w:t>
      </w:r>
      <w:r>
        <w:rPr>
          <w:rFonts w:hint="eastAsia" w:ascii="宋体" w:hAnsi="宋体" w:cs="宋体"/>
          <w:sz w:val="21"/>
          <w:szCs w:val="21"/>
        </w:rPr>
        <w:t>产量,需磷量及磷肥利用率的影响[</w:t>
      </w:r>
      <w:r>
        <w:rPr>
          <w:rFonts w:hint="eastAsia" w:ascii="Times New Roman" w:hAnsi="Times New Roman" w:cs="宋体"/>
          <w:sz w:val="21"/>
          <w:szCs w:val="21"/>
        </w:rPr>
        <w:t>J</w:t>
      </w:r>
      <w:r>
        <w:rPr>
          <w:rFonts w:hint="eastAsia" w:ascii="宋体" w:hAnsi="宋体" w:cs="宋体"/>
          <w:sz w:val="21"/>
          <w:szCs w:val="21"/>
        </w:rPr>
        <w:t xml:space="preserve">].东北农业科学, </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DOI</w:t>
      </w:r>
      <w:r>
        <w:rPr>
          <w:rFonts w:hint="eastAsia" w:ascii="宋体" w:hAnsi="宋体" w:cs="宋体"/>
          <w:sz w:val="21"/>
          <w:szCs w:val="21"/>
        </w:rPr>
        <w:t>:</w:t>
      </w:r>
      <w:r>
        <w:rPr>
          <w:rFonts w:hint="eastAsia" w:ascii="Times New Roman" w:hAnsi="Times New Roman" w:cs="宋体"/>
          <w:sz w:val="21"/>
          <w:szCs w:val="21"/>
        </w:rPr>
        <w:t>10</w:t>
      </w:r>
      <w:r>
        <w:rPr>
          <w:rFonts w:hint="eastAsia" w:ascii="宋体" w:hAnsi="宋体" w:cs="宋体"/>
          <w:sz w:val="21"/>
          <w:szCs w:val="21"/>
        </w:rPr>
        <w:t>.</w:t>
      </w:r>
      <w:r>
        <w:rPr>
          <w:rFonts w:hint="eastAsia" w:ascii="Times New Roman" w:hAnsi="Times New Roman" w:cs="宋体"/>
          <w:sz w:val="21"/>
          <w:szCs w:val="21"/>
        </w:rPr>
        <w:t>16423</w:t>
      </w:r>
      <w:r>
        <w:rPr>
          <w:rFonts w:hint="eastAsia" w:ascii="宋体" w:hAnsi="宋体" w:cs="宋体"/>
          <w:sz w:val="21"/>
          <w:szCs w:val="21"/>
        </w:rPr>
        <w:t>/</w:t>
      </w:r>
      <w:r>
        <w:rPr>
          <w:rFonts w:hint="eastAsia" w:ascii="Times New Roman" w:hAnsi="Times New Roman" w:cs="宋体"/>
          <w:sz w:val="21"/>
          <w:szCs w:val="21"/>
        </w:rPr>
        <w:t>j</w:t>
      </w:r>
      <w:r>
        <w:rPr>
          <w:rFonts w:hint="eastAsia" w:ascii="宋体" w:hAnsi="宋体" w:cs="宋体"/>
          <w:sz w:val="21"/>
          <w:szCs w:val="21"/>
        </w:rPr>
        <w:t>.</w:t>
      </w:r>
      <w:r>
        <w:rPr>
          <w:rFonts w:hint="eastAsia" w:ascii="Times New Roman" w:hAnsi="Times New Roman" w:cs="宋体"/>
          <w:sz w:val="21"/>
          <w:szCs w:val="21"/>
        </w:rPr>
        <w:t>cnki</w:t>
      </w:r>
      <w:r>
        <w:rPr>
          <w:rFonts w:hint="eastAsia" w:ascii="宋体" w:hAnsi="宋体" w:cs="宋体"/>
          <w:sz w:val="21"/>
          <w:szCs w:val="21"/>
        </w:rPr>
        <w:t>.</w:t>
      </w:r>
      <w:r>
        <w:rPr>
          <w:rFonts w:hint="eastAsia" w:ascii="Times New Roman" w:hAnsi="Times New Roman" w:cs="宋体"/>
          <w:sz w:val="21"/>
          <w:szCs w:val="21"/>
        </w:rPr>
        <w:t>1003</w:t>
      </w:r>
      <w:r>
        <w:rPr>
          <w:rFonts w:hint="eastAsia" w:ascii="宋体" w:hAnsi="宋体" w:cs="宋体"/>
          <w:sz w:val="21"/>
          <w:szCs w:val="21"/>
        </w:rPr>
        <w:t>-</w:t>
      </w:r>
      <w:r>
        <w:rPr>
          <w:rFonts w:hint="eastAsia" w:ascii="Times New Roman" w:hAnsi="Times New Roman" w:cs="宋体"/>
          <w:sz w:val="21"/>
          <w:szCs w:val="21"/>
        </w:rPr>
        <w:t>8701</w:t>
      </w:r>
      <w:r>
        <w:rPr>
          <w:rFonts w:hint="eastAsia" w:ascii="宋体" w:hAnsi="宋体" w:cs="宋体"/>
          <w:sz w:val="21"/>
          <w:szCs w:val="21"/>
        </w:rPr>
        <w:t>.</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06</w:t>
      </w:r>
      <w:r>
        <w:rPr>
          <w:rFonts w:hint="eastAsia" w:ascii="宋体" w:hAnsi="宋体" w:cs="宋体"/>
          <w:sz w:val="21"/>
          <w:szCs w:val="21"/>
        </w:rPr>
        <w:t>.</w:t>
      </w:r>
      <w:r>
        <w:rPr>
          <w:rFonts w:hint="eastAsia" w:ascii="Times New Roman" w:hAnsi="Times New Roman" w:cs="宋体"/>
          <w:sz w:val="21"/>
          <w:szCs w:val="21"/>
        </w:rPr>
        <w:t>004</w:t>
      </w:r>
      <w:r>
        <w:rPr>
          <w:rFonts w:hint="eastAsia" w:ascii="宋体" w:hAnsi="宋体" w:cs="宋体"/>
          <w:sz w:val="21"/>
          <w:szCs w:val="21"/>
        </w:rPr>
        <w:t>.</w:t>
      </w:r>
      <w:bookmarkEnd w:id="35"/>
    </w:p>
    <w:p w14:paraId="6B146CFF">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6" w:name="_Ref229236356"/>
      <w:r>
        <w:rPr>
          <w:rFonts w:hint="eastAsia" w:ascii="宋体" w:hAnsi="宋体" w:cs="宋体"/>
          <w:sz w:val="21"/>
          <w:szCs w:val="21"/>
        </w:rPr>
        <w:t>王姣琳,黄晓萌,王博博,等.长江流域中稻施肥增产效应及其影响因素[</w:t>
      </w:r>
      <w:r>
        <w:rPr>
          <w:rFonts w:hint="eastAsia" w:ascii="Times New Roman" w:hAnsi="Times New Roman" w:cs="宋体"/>
          <w:sz w:val="21"/>
          <w:szCs w:val="21"/>
        </w:rPr>
        <w:t>J</w:t>
      </w:r>
      <w:r>
        <w:rPr>
          <w:rFonts w:hint="eastAsia" w:ascii="宋体" w:hAnsi="宋体" w:cs="宋体"/>
          <w:sz w:val="21"/>
          <w:szCs w:val="21"/>
        </w:rPr>
        <w:t xml:space="preserve">].华中农业大学学报, </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002</w:t>
      </w:r>
      <w:r>
        <w:rPr>
          <w:rFonts w:hint="eastAsia" w:ascii="宋体" w:hAnsi="宋体" w:cs="宋体"/>
          <w:sz w:val="21"/>
          <w:szCs w:val="21"/>
        </w:rPr>
        <w:t>):</w:t>
      </w:r>
      <w:r>
        <w:rPr>
          <w:rFonts w:hint="eastAsia" w:ascii="Times New Roman" w:hAnsi="Times New Roman" w:cs="宋体"/>
          <w:sz w:val="21"/>
          <w:szCs w:val="21"/>
        </w:rPr>
        <w:t>041</w:t>
      </w:r>
      <w:r>
        <w:rPr>
          <w:rFonts w:hint="eastAsia" w:ascii="宋体" w:hAnsi="宋体" w:cs="宋体"/>
          <w:sz w:val="21"/>
          <w:szCs w:val="21"/>
        </w:rPr>
        <w:t>.</w:t>
      </w:r>
      <w:r>
        <w:rPr>
          <w:rFonts w:hint="eastAsia" w:ascii="Times New Roman" w:hAnsi="Times New Roman" w:cs="宋体"/>
          <w:sz w:val="21"/>
          <w:szCs w:val="21"/>
        </w:rPr>
        <w:t>DOI</w:t>
      </w:r>
      <w:r>
        <w:rPr>
          <w:rFonts w:hint="eastAsia" w:ascii="宋体" w:hAnsi="宋体" w:cs="宋体"/>
          <w:sz w:val="21"/>
          <w:szCs w:val="21"/>
        </w:rPr>
        <w:t>:</w:t>
      </w:r>
      <w:r>
        <w:rPr>
          <w:rFonts w:hint="eastAsia" w:ascii="Times New Roman" w:hAnsi="Times New Roman" w:cs="宋体"/>
          <w:sz w:val="21"/>
          <w:szCs w:val="21"/>
        </w:rPr>
        <w:t>10</w:t>
      </w:r>
      <w:r>
        <w:rPr>
          <w:rFonts w:hint="eastAsia" w:ascii="宋体" w:hAnsi="宋体" w:cs="宋体"/>
          <w:sz w:val="21"/>
          <w:szCs w:val="21"/>
        </w:rPr>
        <w:t>.</w:t>
      </w:r>
      <w:r>
        <w:rPr>
          <w:rFonts w:hint="eastAsia" w:ascii="Times New Roman" w:hAnsi="Times New Roman" w:cs="宋体"/>
          <w:sz w:val="21"/>
          <w:szCs w:val="21"/>
        </w:rPr>
        <w:t>13300</w:t>
      </w:r>
      <w:r>
        <w:rPr>
          <w:rFonts w:hint="eastAsia" w:ascii="宋体" w:hAnsi="宋体" w:cs="宋体"/>
          <w:sz w:val="21"/>
          <w:szCs w:val="21"/>
        </w:rPr>
        <w:t>/</w:t>
      </w:r>
      <w:r>
        <w:rPr>
          <w:rFonts w:hint="eastAsia" w:ascii="Times New Roman" w:hAnsi="Times New Roman" w:cs="宋体"/>
          <w:sz w:val="21"/>
          <w:szCs w:val="21"/>
        </w:rPr>
        <w:t>j</w:t>
      </w:r>
      <w:r>
        <w:rPr>
          <w:rFonts w:hint="eastAsia" w:ascii="宋体" w:hAnsi="宋体" w:cs="宋体"/>
          <w:sz w:val="21"/>
          <w:szCs w:val="21"/>
        </w:rPr>
        <w:t>.</w:t>
      </w:r>
      <w:r>
        <w:rPr>
          <w:rFonts w:hint="eastAsia" w:ascii="Times New Roman" w:hAnsi="Times New Roman" w:cs="宋体"/>
          <w:sz w:val="21"/>
          <w:szCs w:val="21"/>
        </w:rPr>
        <w:t>cnki</w:t>
      </w:r>
      <w:r>
        <w:rPr>
          <w:rFonts w:hint="eastAsia" w:ascii="宋体" w:hAnsi="宋体" w:cs="宋体"/>
          <w:sz w:val="21"/>
          <w:szCs w:val="21"/>
        </w:rPr>
        <w:t>.</w:t>
      </w:r>
      <w:r>
        <w:rPr>
          <w:rFonts w:hint="eastAsia" w:ascii="Times New Roman" w:hAnsi="Times New Roman" w:cs="宋体"/>
          <w:sz w:val="21"/>
          <w:szCs w:val="21"/>
        </w:rPr>
        <w:t>hnlkxb</w:t>
      </w:r>
      <w:r>
        <w:rPr>
          <w:rFonts w:hint="eastAsia" w:ascii="宋体" w:hAnsi="宋体" w:cs="宋体"/>
          <w:sz w:val="21"/>
          <w:szCs w:val="21"/>
        </w:rPr>
        <w:t>.</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02</w:t>
      </w:r>
      <w:r>
        <w:rPr>
          <w:rFonts w:hint="eastAsia" w:ascii="宋体" w:hAnsi="宋体" w:cs="宋体"/>
          <w:sz w:val="21"/>
          <w:szCs w:val="21"/>
        </w:rPr>
        <w:t>.</w:t>
      </w:r>
      <w:r>
        <w:rPr>
          <w:rFonts w:hint="eastAsia" w:ascii="Times New Roman" w:hAnsi="Times New Roman" w:cs="宋体"/>
          <w:sz w:val="21"/>
          <w:szCs w:val="21"/>
        </w:rPr>
        <w:t>013</w:t>
      </w:r>
      <w:r>
        <w:rPr>
          <w:rFonts w:hint="eastAsia" w:ascii="宋体" w:hAnsi="宋体" w:cs="宋体"/>
          <w:sz w:val="21"/>
          <w:szCs w:val="21"/>
        </w:rPr>
        <w:t>.</w:t>
      </w:r>
      <w:bookmarkEnd w:id="36"/>
    </w:p>
    <w:p w14:paraId="09A65C4A">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7" w:name="_Ref229236364"/>
      <w:r>
        <w:rPr>
          <w:rFonts w:hint="eastAsia" w:ascii="宋体" w:hAnsi="宋体" w:cs="宋体"/>
          <w:sz w:val="21"/>
          <w:szCs w:val="21"/>
        </w:rPr>
        <w:t>马畅,付雪蛟,吕小红,等.施磷量对水稻盐丰</w:t>
      </w:r>
      <w:r>
        <w:rPr>
          <w:rFonts w:hint="eastAsia" w:ascii="Times New Roman" w:hAnsi="Times New Roman" w:cs="宋体"/>
          <w:sz w:val="21"/>
          <w:szCs w:val="21"/>
        </w:rPr>
        <w:t>47</w:t>
      </w:r>
      <w:r>
        <w:rPr>
          <w:rFonts w:hint="eastAsia" w:ascii="宋体" w:hAnsi="宋体" w:cs="宋体"/>
          <w:sz w:val="21"/>
          <w:szCs w:val="21"/>
        </w:rPr>
        <w:t>产量,需磷量及磷肥利用率的影响[</w:t>
      </w:r>
      <w:r>
        <w:rPr>
          <w:rFonts w:hint="eastAsia" w:ascii="Times New Roman" w:hAnsi="Times New Roman" w:cs="宋体"/>
          <w:sz w:val="21"/>
          <w:szCs w:val="21"/>
        </w:rPr>
        <w:t>J</w:t>
      </w:r>
      <w:r>
        <w:rPr>
          <w:rFonts w:hint="eastAsia" w:ascii="宋体" w:hAnsi="宋体" w:cs="宋体"/>
          <w:sz w:val="21"/>
          <w:szCs w:val="21"/>
        </w:rPr>
        <w:t xml:space="preserve">].东北农业科学, </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DOI</w:t>
      </w:r>
      <w:r>
        <w:rPr>
          <w:rFonts w:hint="eastAsia" w:ascii="宋体" w:hAnsi="宋体" w:cs="宋体"/>
          <w:sz w:val="21"/>
          <w:szCs w:val="21"/>
        </w:rPr>
        <w:t>:</w:t>
      </w:r>
      <w:r>
        <w:rPr>
          <w:rFonts w:hint="eastAsia" w:ascii="Times New Roman" w:hAnsi="Times New Roman" w:cs="宋体"/>
          <w:sz w:val="21"/>
          <w:szCs w:val="21"/>
        </w:rPr>
        <w:t>10</w:t>
      </w:r>
      <w:r>
        <w:rPr>
          <w:rFonts w:hint="eastAsia" w:ascii="宋体" w:hAnsi="宋体" w:cs="宋体"/>
          <w:sz w:val="21"/>
          <w:szCs w:val="21"/>
        </w:rPr>
        <w:t>.</w:t>
      </w:r>
      <w:r>
        <w:rPr>
          <w:rFonts w:hint="eastAsia" w:ascii="Times New Roman" w:hAnsi="Times New Roman" w:cs="宋体"/>
          <w:sz w:val="21"/>
          <w:szCs w:val="21"/>
        </w:rPr>
        <w:t>16423</w:t>
      </w:r>
      <w:r>
        <w:rPr>
          <w:rFonts w:hint="eastAsia" w:ascii="宋体" w:hAnsi="宋体" w:cs="宋体"/>
          <w:sz w:val="21"/>
          <w:szCs w:val="21"/>
        </w:rPr>
        <w:t>/</w:t>
      </w:r>
      <w:r>
        <w:rPr>
          <w:rFonts w:hint="eastAsia" w:ascii="Times New Roman" w:hAnsi="Times New Roman" w:cs="宋体"/>
          <w:sz w:val="21"/>
          <w:szCs w:val="21"/>
        </w:rPr>
        <w:t>j</w:t>
      </w:r>
      <w:r>
        <w:rPr>
          <w:rFonts w:hint="eastAsia" w:ascii="宋体" w:hAnsi="宋体" w:cs="宋体"/>
          <w:sz w:val="21"/>
          <w:szCs w:val="21"/>
        </w:rPr>
        <w:t>.</w:t>
      </w:r>
      <w:r>
        <w:rPr>
          <w:rFonts w:hint="eastAsia" w:ascii="Times New Roman" w:hAnsi="Times New Roman" w:cs="宋体"/>
          <w:sz w:val="21"/>
          <w:szCs w:val="21"/>
        </w:rPr>
        <w:t>cnki</w:t>
      </w:r>
      <w:r>
        <w:rPr>
          <w:rFonts w:hint="eastAsia" w:ascii="宋体" w:hAnsi="宋体" w:cs="宋体"/>
          <w:sz w:val="21"/>
          <w:szCs w:val="21"/>
        </w:rPr>
        <w:t>.</w:t>
      </w:r>
      <w:r>
        <w:rPr>
          <w:rFonts w:hint="eastAsia" w:ascii="Times New Roman" w:hAnsi="Times New Roman" w:cs="宋体"/>
          <w:sz w:val="21"/>
          <w:szCs w:val="21"/>
        </w:rPr>
        <w:t>1003</w:t>
      </w:r>
      <w:r>
        <w:rPr>
          <w:rFonts w:hint="eastAsia" w:ascii="宋体" w:hAnsi="宋体" w:cs="宋体"/>
          <w:sz w:val="21"/>
          <w:szCs w:val="21"/>
        </w:rPr>
        <w:t>-</w:t>
      </w:r>
      <w:r>
        <w:rPr>
          <w:rFonts w:hint="eastAsia" w:ascii="Times New Roman" w:hAnsi="Times New Roman" w:cs="宋体"/>
          <w:sz w:val="21"/>
          <w:szCs w:val="21"/>
        </w:rPr>
        <w:t>8701</w:t>
      </w:r>
      <w:r>
        <w:rPr>
          <w:rFonts w:hint="eastAsia" w:ascii="宋体" w:hAnsi="宋体" w:cs="宋体"/>
          <w:sz w:val="21"/>
          <w:szCs w:val="21"/>
        </w:rPr>
        <w:t>.</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06</w:t>
      </w:r>
      <w:r>
        <w:rPr>
          <w:rFonts w:hint="eastAsia" w:ascii="宋体" w:hAnsi="宋体" w:cs="宋体"/>
          <w:sz w:val="21"/>
          <w:szCs w:val="21"/>
        </w:rPr>
        <w:t>.</w:t>
      </w:r>
      <w:r>
        <w:rPr>
          <w:rFonts w:hint="eastAsia" w:ascii="Times New Roman" w:hAnsi="Times New Roman" w:cs="宋体"/>
          <w:sz w:val="21"/>
          <w:szCs w:val="21"/>
        </w:rPr>
        <w:t>004</w:t>
      </w:r>
      <w:r>
        <w:rPr>
          <w:rFonts w:hint="eastAsia" w:ascii="宋体" w:hAnsi="宋体" w:cs="宋体"/>
          <w:sz w:val="21"/>
          <w:szCs w:val="21"/>
        </w:rPr>
        <w:t>.</w:t>
      </w:r>
      <w:bookmarkEnd w:id="37"/>
    </w:p>
    <w:p w14:paraId="7F673A5F">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8" w:name="_Ref229241211"/>
      <w:r>
        <w:rPr>
          <w:rFonts w:ascii="Times New Roman" w:hAnsi="Times New Roman" w:cs="宋体"/>
          <w:sz w:val="21"/>
          <w:szCs w:val="21"/>
        </w:rPr>
        <w:t>Gor</w:t>
      </w:r>
      <w:r>
        <w:rPr>
          <w:rFonts w:ascii="宋体" w:hAnsi="宋体" w:cs="宋体"/>
          <w:sz w:val="21"/>
          <w:szCs w:val="21"/>
        </w:rPr>
        <w:t xml:space="preserve"> </w:t>
      </w:r>
      <w:r>
        <w:rPr>
          <w:rFonts w:ascii="Times New Roman" w:hAnsi="Times New Roman" w:cs="宋体"/>
          <w:sz w:val="21"/>
          <w:szCs w:val="21"/>
        </w:rPr>
        <w:t>F</w:t>
      </w:r>
      <w:r>
        <w:rPr>
          <w:rFonts w:ascii="宋体" w:hAnsi="宋体" w:cs="宋体"/>
          <w:sz w:val="21"/>
          <w:szCs w:val="21"/>
        </w:rPr>
        <w:t xml:space="preserve"> </w:t>
      </w:r>
      <w:r>
        <w:rPr>
          <w:rFonts w:ascii="Times New Roman" w:hAnsi="Times New Roman" w:cs="宋体"/>
          <w:sz w:val="21"/>
          <w:szCs w:val="21"/>
        </w:rPr>
        <w:t>A</w:t>
      </w:r>
      <w:r>
        <w:rPr>
          <w:rFonts w:ascii="宋体" w:hAnsi="宋体" w:cs="宋体"/>
          <w:sz w:val="21"/>
          <w:szCs w:val="21"/>
        </w:rPr>
        <w:t>，</w:t>
      </w:r>
      <w:r>
        <w:rPr>
          <w:rFonts w:ascii="Times New Roman" w:hAnsi="Times New Roman" w:cs="宋体"/>
          <w:sz w:val="21"/>
          <w:szCs w:val="21"/>
        </w:rPr>
        <w:t>Kuhne</w:t>
      </w:r>
      <w:r>
        <w:rPr>
          <w:rFonts w:ascii="宋体" w:hAnsi="宋体" w:cs="宋体"/>
          <w:sz w:val="21"/>
          <w:szCs w:val="21"/>
        </w:rPr>
        <w:t xml:space="preserve"> </w:t>
      </w:r>
      <w:r>
        <w:rPr>
          <w:rFonts w:ascii="Times New Roman" w:hAnsi="Times New Roman" w:cs="宋体"/>
          <w:sz w:val="21"/>
          <w:szCs w:val="21"/>
        </w:rPr>
        <w:t>R</w:t>
      </w:r>
      <w:r>
        <w:rPr>
          <w:rFonts w:ascii="宋体" w:hAnsi="宋体" w:cs="宋体"/>
          <w:sz w:val="21"/>
          <w:szCs w:val="21"/>
        </w:rPr>
        <w:t xml:space="preserve"> </w:t>
      </w:r>
      <w:r>
        <w:rPr>
          <w:rFonts w:ascii="Times New Roman" w:hAnsi="Times New Roman" w:cs="宋体"/>
          <w:sz w:val="21"/>
          <w:szCs w:val="21"/>
        </w:rPr>
        <w:t>F</w:t>
      </w:r>
      <w:r>
        <w:rPr>
          <w:rFonts w:ascii="宋体" w:hAnsi="宋体" w:cs="宋体"/>
          <w:sz w:val="21"/>
          <w:szCs w:val="21"/>
        </w:rPr>
        <w:t>，</w:t>
      </w:r>
      <w:r>
        <w:rPr>
          <w:rFonts w:ascii="Times New Roman" w:hAnsi="Times New Roman" w:cs="宋体"/>
          <w:sz w:val="21"/>
          <w:szCs w:val="21"/>
        </w:rPr>
        <w:t>Tanner</w:t>
      </w:r>
      <w:r>
        <w:rPr>
          <w:rFonts w:ascii="宋体" w:hAnsi="宋体" w:cs="宋体"/>
          <w:sz w:val="21"/>
          <w:szCs w:val="21"/>
        </w:rPr>
        <w:t xml:space="preserve"> </w:t>
      </w:r>
      <w:r>
        <w:rPr>
          <w:rFonts w:ascii="Times New Roman" w:hAnsi="Times New Roman" w:cs="宋体"/>
          <w:sz w:val="21"/>
          <w:szCs w:val="21"/>
        </w:rPr>
        <w:t>D</w:t>
      </w:r>
      <w:r>
        <w:rPr>
          <w:rFonts w:ascii="宋体" w:hAnsi="宋体" w:cs="宋体"/>
          <w:sz w:val="21"/>
          <w:szCs w:val="21"/>
        </w:rPr>
        <w:t xml:space="preserve"> </w:t>
      </w:r>
      <w:r>
        <w:rPr>
          <w:rFonts w:ascii="Times New Roman" w:hAnsi="Times New Roman" w:cs="宋体"/>
          <w:sz w:val="21"/>
          <w:szCs w:val="21"/>
        </w:rPr>
        <w:t>G</w:t>
      </w:r>
      <w:r>
        <w:rPr>
          <w:rFonts w:ascii="宋体" w:hAnsi="宋体" w:cs="宋体"/>
          <w:sz w:val="21"/>
          <w:szCs w:val="21"/>
        </w:rPr>
        <w:t>，</w:t>
      </w:r>
      <w:r>
        <w:rPr>
          <w:rFonts w:ascii="Times New Roman" w:hAnsi="Times New Roman" w:cs="宋体"/>
          <w:sz w:val="21"/>
          <w:szCs w:val="21"/>
        </w:rPr>
        <w:t>et</w:t>
      </w:r>
      <w:r>
        <w:rPr>
          <w:rFonts w:ascii="宋体" w:hAnsi="宋体" w:cs="宋体"/>
          <w:sz w:val="21"/>
          <w:szCs w:val="21"/>
        </w:rPr>
        <w:t xml:space="preserve"> </w:t>
      </w:r>
      <w:r>
        <w:rPr>
          <w:rFonts w:ascii="Times New Roman" w:hAnsi="Times New Roman" w:cs="宋体"/>
          <w:sz w:val="21"/>
          <w:szCs w:val="21"/>
        </w:rPr>
        <w:t>al</w:t>
      </w:r>
      <w:r>
        <w:rPr>
          <w:rFonts w:ascii="宋体" w:hAnsi="宋体" w:cs="宋体"/>
          <w:sz w:val="21"/>
          <w:szCs w:val="21"/>
        </w:rPr>
        <w:t xml:space="preserve">. </w:t>
      </w:r>
      <w:r>
        <w:rPr>
          <w:rFonts w:ascii="Times New Roman" w:hAnsi="Times New Roman" w:cs="宋体"/>
          <w:sz w:val="21"/>
          <w:szCs w:val="21"/>
        </w:rPr>
        <w:t>Recovery</w:t>
      </w:r>
      <w:r>
        <w:rPr>
          <w:rFonts w:ascii="宋体" w:hAnsi="宋体" w:cs="宋体"/>
          <w:sz w:val="21"/>
          <w:szCs w:val="21"/>
        </w:rPr>
        <w:t xml:space="preserve"> </w:t>
      </w:r>
      <w:r>
        <w:rPr>
          <w:rFonts w:ascii="Times New Roman" w:hAnsi="Times New Roman" w:cs="宋体"/>
          <w:sz w:val="21"/>
          <w:szCs w:val="21"/>
        </w:rPr>
        <w:t>of</w:t>
      </w:r>
      <w:r>
        <w:rPr>
          <w:rFonts w:ascii="宋体" w:hAnsi="宋体" w:cs="宋体"/>
          <w:sz w:val="21"/>
          <w:szCs w:val="21"/>
        </w:rPr>
        <w:t xml:space="preserve"> </w:t>
      </w:r>
      <w:r>
        <w:rPr>
          <w:rFonts w:ascii="Times New Roman" w:hAnsi="Times New Roman" w:cs="宋体"/>
          <w:sz w:val="21"/>
          <w:szCs w:val="21"/>
        </w:rPr>
        <w:t>15N</w:t>
      </w:r>
      <w:r>
        <w:rPr>
          <w:rFonts w:ascii="宋体" w:hAnsi="宋体" w:cs="宋体"/>
          <w:sz w:val="21"/>
          <w:szCs w:val="21"/>
        </w:rPr>
        <w:t>-</w:t>
      </w:r>
      <w:r>
        <w:rPr>
          <w:rFonts w:ascii="Times New Roman" w:hAnsi="Times New Roman" w:cs="宋体"/>
          <w:sz w:val="21"/>
          <w:szCs w:val="21"/>
        </w:rPr>
        <w:t>label</w:t>
      </w:r>
      <w:r>
        <w:rPr>
          <w:rFonts w:ascii="宋体" w:hAnsi="宋体" w:cs="宋体"/>
          <w:sz w:val="21"/>
          <w:szCs w:val="21"/>
        </w:rPr>
        <w:t xml:space="preserve"> </w:t>
      </w:r>
      <w:r>
        <w:rPr>
          <w:rFonts w:ascii="Times New Roman" w:hAnsi="Times New Roman" w:cs="宋体"/>
          <w:sz w:val="21"/>
          <w:szCs w:val="21"/>
        </w:rPr>
        <w:t>urea</w:t>
      </w:r>
      <w:r>
        <w:rPr>
          <w:rFonts w:ascii="宋体" w:hAnsi="宋体" w:cs="宋体"/>
          <w:sz w:val="21"/>
          <w:szCs w:val="21"/>
        </w:rPr>
        <w:t xml:space="preserve"> </w:t>
      </w:r>
      <w:r>
        <w:rPr>
          <w:rFonts w:ascii="Times New Roman" w:hAnsi="Times New Roman" w:cs="宋体"/>
          <w:sz w:val="21"/>
          <w:szCs w:val="21"/>
        </w:rPr>
        <w:t>applied</w:t>
      </w:r>
      <w:r>
        <w:rPr>
          <w:rFonts w:ascii="宋体" w:hAnsi="宋体" w:cs="宋体"/>
          <w:sz w:val="21"/>
          <w:szCs w:val="21"/>
        </w:rPr>
        <w:t xml:space="preserve"> </w:t>
      </w:r>
      <w:r>
        <w:rPr>
          <w:rFonts w:ascii="Times New Roman" w:hAnsi="Times New Roman" w:cs="宋体"/>
          <w:sz w:val="21"/>
          <w:szCs w:val="21"/>
        </w:rPr>
        <w:t>to</w:t>
      </w:r>
      <w:r>
        <w:rPr>
          <w:rFonts w:ascii="宋体" w:hAnsi="宋体" w:cs="宋体"/>
          <w:sz w:val="21"/>
          <w:szCs w:val="21"/>
        </w:rPr>
        <w:t xml:space="preserve"> </w:t>
      </w:r>
      <w:r>
        <w:rPr>
          <w:rFonts w:ascii="Times New Roman" w:hAnsi="Times New Roman" w:cs="宋体"/>
          <w:sz w:val="21"/>
          <w:szCs w:val="21"/>
        </w:rPr>
        <w:t>wheat</w:t>
      </w:r>
      <w:r>
        <w:rPr>
          <w:rFonts w:ascii="宋体" w:hAnsi="宋体" w:cs="宋体"/>
          <w:sz w:val="21"/>
          <w:szCs w:val="21"/>
        </w:rPr>
        <w:t xml:space="preserve"> (</w:t>
      </w:r>
      <w:r>
        <w:rPr>
          <w:rFonts w:ascii="Times New Roman" w:hAnsi="Times New Roman" w:cs="宋体"/>
          <w:sz w:val="21"/>
          <w:szCs w:val="21"/>
        </w:rPr>
        <w:t>Triticum</w:t>
      </w:r>
      <w:r>
        <w:rPr>
          <w:rFonts w:ascii="宋体" w:hAnsi="宋体" w:cs="宋体"/>
          <w:sz w:val="21"/>
          <w:szCs w:val="21"/>
        </w:rPr>
        <w:t xml:space="preserve"> </w:t>
      </w:r>
      <w:r>
        <w:rPr>
          <w:rFonts w:ascii="Times New Roman" w:hAnsi="Times New Roman" w:cs="宋体"/>
          <w:sz w:val="21"/>
          <w:szCs w:val="21"/>
        </w:rPr>
        <w:t>aestivum</w:t>
      </w:r>
      <w:r>
        <w:rPr>
          <w:rFonts w:ascii="宋体" w:hAnsi="宋体" w:cs="宋体"/>
          <w:sz w:val="21"/>
          <w:szCs w:val="21"/>
        </w:rPr>
        <w:t xml:space="preserve"> </w:t>
      </w:r>
      <w:r>
        <w:rPr>
          <w:rFonts w:ascii="Times New Roman" w:hAnsi="Times New Roman" w:cs="宋体"/>
          <w:sz w:val="21"/>
          <w:szCs w:val="21"/>
        </w:rPr>
        <w:t>L</w:t>
      </w:r>
      <w:r>
        <w:rPr>
          <w:rFonts w:ascii="宋体" w:hAnsi="宋体" w:cs="宋体"/>
          <w:sz w:val="21"/>
          <w:szCs w:val="21"/>
        </w:rPr>
        <w:t xml:space="preserve">.) </w:t>
      </w:r>
      <w:r>
        <w:rPr>
          <w:rFonts w:ascii="Times New Roman" w:hAnsi="Times New Roman" w:cs="宋体"/>
          <w:sz w:val="21"/>
          <w:szCs w:val="21"/>
        </w:rPr>
        <w:t>in</w:t>
      </w:r>
      <w:r>
        <w:rPr>
          <w:rFonts w:ascii="宋体" w:hAnsi="宋体" w:cs="宋体"/>
          <w:sz w:val="21"/>
          <w:szCs w:val="21"/>
        </w:rPr>
        <w:t xml:space="preserve"> </w:t>
      </w:r>
      <w:r>
        <w:rPr>
          <w:rFonts w:ascii="Times New Roman" w:hAnsi="Times New Roman" w:cs="宋体"/>
          <w:sz w:val="21"/>
          <w:szCs w:val="21"/>
        </w:rPr>
        <w:t>the</w:t>
      </w:r>
      <w:r>
        <w:rPr>
          <w:rFonts w:ascii="宋体" w:hAnsi="宋体" w:cs="宋体"/>
          <w:sz w:val="21"/>
          <w:szCs w:val="21"/>
        </w:rPr>
        <w:t xml:space="preserve"> </w:t>
      </w:r>
      <w:r>
        <w:rPr>
          <w:rFonts w:ascii="Times New Roman" w:hAnsi="Times New Roman" w:cs="宋体"/>
          <w:sz w:val="21"/>
          <w:szCs w:val="21"/>
        </w:rPr>
        <w:t>Ethiopian</w:t>
      </w:r>
      <w:r>
        <w:rPr>
          <w:rFonts w:hint="eastAsia" w:ascii="宋体" w:hAnsi="宋体" w:cs="宋体"/>
          <w:sz w:val="21"/>
          <w:szCs w:val="21"/>
        </w:rPr>
        <w:t xml:space="preserve"> </w:t>
      </w:r>
      <w:r>
        <w:rPr>
          <w:rFonts w:ascii="Times New Roman" w:hAnsi="Times New Roman" w:cs="宋体"/>
          <w:sz w:val="21"/>
          <w:szCs w:val="21"/>
        </w:rPr>
        <w:t>high</w:t>
      </w:r>
      <w:r>
        <w:rPr>
          <w:rFonts w:ascii="宋体" w:hAnsi="宋体" w:cs="宋体"/>
          <w:sz w:val="21"/>
          <w:szCs w:val="21"/>
        </w:rPr>
        <w:t>-</w:t>
      </w:r>
      <w:r>
        <w:rPr>
          <w:rFonts w:ascii="Times New Roman" w:hAnsi="Times New Roman" w:cs="宋体"/>
          <w:sz w:val="21"/>
          <w:szCs w:val="21"/>
        </w:rPr>
        <w:t>lands</w:t>
      </w:r>
      <w:r>
        <w:rPr>
          <w:rFonts w:ascii="宋体" w:hAnsi="宋体" w:cs="宋体"/>
          <w:sz w:val="21"/>
          <w:szCs w:val="21"/>
        </w:rPr>
        <w:t xml:space="preserve"> </w:t>
      </w:r>
      <w:r>
        <w:rPr>
          <w:rFonts w:ascii="Times New Roman" w:hAnsi="Times New Roman" w:cs="宋体"/>
          <w:sz w:val="21"/>
          <w:szCs w:val="21"/>
        </w:rPr>
        <w:t>as</w:t>
      </w:r>
      <w:r>
        <w:rPr>
          <w:rFonts w:ascii="宋体" w:hAnsi="宋体" w:cs="宋体"/>
          <w:sz w:val="21"/>
          <w:szCs w:val="21"/>
        </w:rPr>
        <w:t xml:space="preserve"> </w:t>
      </w:r>
      <w:r>
        <w:rPr>
          <w:rFonts w:ascii="Times New Roman" w:hAnsi="Times New Roman" w:cs="宋体"/>
          <w:sz w:val="21"/>
          <w:szCs w:val="21"/>
        </w:rPr>
        <w:t>affected</w:t>
      </w:r>
      <w:r>
        <w:rPr>
          <w:rFonts w:ascii="宋体" w:hAnsi="宋体" w:cs="宋体"/>
          <w:sz w:val="21"/>
          <w:szCs w:val="21"/>
        </w:rPr>
        <w:t xml:space="preserve"> </w:t>
      </w:r>
      <w:r>
        <w:rPr>
          <w:rFonts w:ascii="Times New Roman" w:hAnsi="Times New Roman" w:cs="宋体"/>
          <w:sz w:val="21"/>
          <w:szCs w:val="21"/>
        </w:rPr>
        <w:t>by</w:t>
      </w:r>
      <w:r>
        <w:rPr>
          <w:rFonts w:ascii="宋体" w:hAnsi="宋体" w:cs="宋体"/>
          <w:sz w:val="21"/>
          <w:szCs w:val="21"/>
        </w:rPr>
        <w:t xml:space="preserve"> </w:t>
      </w:r>
      <w:r>
        <w:rPr>
          <w:rFonts w:ascii="Times New Roman" w:hAnsi="Times New Roman" w:cs="宋体"/>
          <w:sz w:val="21"/>
          <w:szCs w:val="21"/>
        </w:rPr>
        <w:t>P</w:t>
      </w:r>
      <w:r>
        <w:rPr>
          <w:rFonts w:ascii="宋体" w:hAnsi="宋体" w:cs="宋体"/>
          <w:sz w:val="21"/>
          <w:szCs w:val="21"/>
        </w:rPr>
        <w:t xml:space="preserve"> </w:t>
      </w:r>
      <w:r>
        <w:rPr>
          <w:rFonts w:ascii="Times New Roman" w:hAnsi="Times New Roman" w:cs="宋体"/>
          <w:sz w:val="21"/>
          <w:szCs w:val="21"/>
        </w:rPr>
        <w:t>fertilization</w:t>
      </w:r>
      <w:r>
        <w:rPr>
          <w:rFonts w:ascii="宋体" w:hAnsi="宋体" w:cs="宋体"/>
          <w:sz w:val="21"/>
          <w:szCs w:val="21"/>
        </w:rPr>
        <w:t xml:space="preserve">. </w:t>
      </w:r>
      <w:r>
        <w:rPr>
          <w:rFonts w:ascii="Times New Roman" w:hAnsi="Times New Roman" w:cs="宋体"/>
          <w:sz w:val="21"/>
          <w:szCs w:val="21"/>
        </w:rPr>
        <w:t>Journal</w:t>
      </w:r>
      <w:r>
        <w:rPr>
          <w:rFonts w:ascii="宋体" w:hAnsi="宋体" w:cs="宋体"/>
          <w:sz w:val="21"/>
          <w:szCs w:val="21"/>
        </w:rPr>
        <w:t xml:space="preserve"> </w:t>
      </w:r>
      <w:r>
        <w:rPr>
          <w:rFonts w:ascii="Times New Roman" w:hAnsi="Times New Roman" w:cs="宋体"/>
          <w:sz w:val="21"/>
          <w:szCs w:val="21"/>
        </w:rPr>
        <w:t>of</w:t>
      </w:r>
      <w:r>
        <w:rPr>
          <w:rFonts w:ascii="宋体" w:hAnsi="宋体" w:cs="宋体"/>
          <w:sz w:val="21"/>
          <w:szCs w:val="21"/>
        </w:rPr>
        <w:t xml:space="preserve"> </w:t>
      </w:r>
      <w:r>
        <w:rPr>
          <w:rFonts w:ascii="Times New Roman" w:hAnsi="Times New Roman" w:cs="宋体"/>
          <w:sz w:val="21"/>
          <w:szCs w:val="21"/>
        </w:rPr>
        <w:t>Agronomy</w:t>
      </w:r>
      <w:r>
        <w:rPr>
          <w:rFonts w:ascii="宋体" w:hAnsi="宋体" w:cs="宋体"/>
          <w:sz w:val="21"/>
          <w:szCs w:val="21"/>
        </w:rPr>
        <w:t xml:space="preserve"> </w:t>
      </w:r>
      <w:r>
        <w:rPr>
          <w:rFonts w:ascii="Times New Roman" w:hAnsi="Times New Roman" w:cs="宋体"/>
          <w:sz w:val="21"/>
          <w:szCs w:val="21"/>
        </w:rPr>
        <w:t>and</w:t>
      </w:r>
      <w:r>
        <w:rPr>
          <w:rFonts w:hint="eastAsia" w:ascii="宋体" w:hAnsi="宋体" w:cs="宋体"/>
          <w:sz w:val="21"/>
          <w:szCs w:val="21"/>
        </w:rPr>
        <w:t xml:space="preserve"> </w:t>
      </w:r>
      <w:r>
        <w:rPr>
          <w:rFonts w:ascii="Times New Roman" w:hAnsi="Times New Roman" w:cs="宋体"/>
          <w:sz w:val="21"/>
          <w:szCs w:val="21"/>
        </w:rPr>
        <w:t>Crop</w:t>
      </w:r>
      <w:r>
        <w:rPr>
          <w:rFonts w:ascii="宋体" w:hAnsi="宋体" w:cs="宋体"/>
          <w:sz w:val="21"/>
          <w:szCs w:val="21"/>
        </w:rPr>
        <w:t xml:space="preserve"> </w:t>
      </w:r>
      <w:r>
        <w:rPr>
          <w:rFonts w:ascii="Times New Roman" w:hAnsi="Times New Roman" w:cs="宋体"/>
          <w:sz w:val="21"/>
          <w:szCs w:val="21"/>
        </w:rPr>
        <w:t>Science</w:t>
      </w:r>
      <w:r>
        <w:rPr>
          <w:rFonts w:ascii="宋体" w:hAnsi="宋体" w:cs="宋体"/>
          <w:sz w:val="21"/>
          <w:szCs w:val="21"/>
        </w:rPr>
        <w:t>，</w:t>
      </w:r>
      <w:r>
        <w:rPr>
          <w:rFonts w:ascii="Times New Roman" w:hAnsi="Times New Roman" w:cs="宋体"/>
          <w:sz w:val="21"/>
          <w:szCs w:val="21"/>
        </w:rPr>
        <w:t>2003</w:t>
      </w:r>
      <w:r>
        <w:rPr>
          <w:rFonts w:ascii="宋体" w:hAnsi="宋体" w:cs="宋体"/>
          <w:sz w:val="21"/>
          <w:szCs w:val="21"/>
        </w:rPr>
        <w:t>，</w:t>
      </w:r>
      <w:r>
        <w:rPr>
          <w:rFonts w:ascii="Times New Roman" w:hAnsi="Times New Roman" w:cs="宋体"/>
          <w:sz w:val="21"/>
          <w:szCs w:val="21"/>
        </w:rPr>
        <w:t>189</w:t>
      </w:r>
      <w:r>
        <w:rPr>
          <w:rFonts w:ascii="宋体" w:hAnsi="宋体" w:cs="宋体"/>
          <w:sz w:val="21"/>
          <w:szCs w:val="21"/>
        </w:rPr>
        <w:t>：</w:t>
      </w:r>
      <w:r>
        <w:rPr>
          <w:rFonts w:ascii="Times New Roman" w:hAnsi="Times New Roman" w:cs="宋体"/>
          <w:sz w:val="21"/>
          <w:szCs w:val="21"/>
        </w:rPr>
        <w:t>30</w:t>
      </w:r>
      <w:r>
        <w:rPr>
          <w:rFonts w:ascii="宋体" w:hAnsi="宋体" w:cs="宋体"/>
          <w:sz w:val="21"/>
          <w:szCs w:val="21"/>
        </w:rPr>
        <w:t>-</w:t>
      </w:r>
      <w:r>
        <w:rPr>
          <w:rFonts w:ascii="Times New Roman" w:hAnsi="Times New Roman" w:cs="宋体"/>
          <w:sz w:val="21"/>
          <w:szCs w:val="21"/>
        </w:rPr>
        <w:t>38</w:t>
      </w:r>
      <w:r>
        <w:rPr>
          <w:rFonts w:ascii="宋体" w:hAnsi="宋体" w:cs="宋体"/>
          <w:sz w:val="21"/>
          <w:szCs w:val="21"/>
        </w:rPr>
        <w:t>.</w:t>
      </w:r>
      <w:bookmarkEnd w:id="38"/>
    </w:p>
    <w:p w14:paraId="4E2F3ADB">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39" w:name="_Ref15412"/>
      <w:r>
        <w:rPr>
          <w:rFonts w:hint="eastAsia" w:ascii="宋体" w:hAnsi="宋体" w:cs="宋体"/>
          <w:sz w:val="21"/>
          <w:szCs w:val="21"/>
        </w:rPr>
        <w:t>李俊峰. 不同水稻品种对低磷响应的差异及其生理机制[</w:t>
      </w:r>
      <w:r>
        <w:rPr>
          <w:rFonts w:hint="eastAsia" w:ascii="Times New Roman" w:hAnsi="Times New Roman" w:cs="宋体"/>
          <w:sz w:val="21"/>
          <w:szCs w:val="21"/>
        </w:rPr>
        <w:t>D</w:t>
      </w:r>
      <w:r>
        <w:rPr>
          <w:rFonts w:hint="eastAsia" w:ascii="宋体" w:hAnsi="宋体" w:cs="宋体"/>
          <w:sz w:val="21"/>
          <w:szCs w:val="21"/>
        </w:rPr>
        <w:t xml:space="preserve">]. 扬州: 扬州大学, </w:t>
      </w:r>
      <w:r>
        <w:rPr>
          <w:rFonts w:hint="eastAsia" w:ascii="Times New Roman" w:hAnsi="Times New Roman" w:cs="宋体"/>
          <w:sz w:val="21"/>
          <w:szCs w:val="21"/>
        </w:rPr>
        <w:t>2018</w:t>
      </w:r>
      <w:r>
        <w:rPr>
          <w:rFonts w:hint="eastAsia" w:ascii="宋体" w:hAnsi="宋体" w:cs="宋体"/>
          <w:sz w:val="21"/>
          <w:szCs w:val="21"/>
        </w:rPr>
        <w:t>.</w:t>
      </w:r>
      <w:bookmarkEnd w:id="39"/>
    </w:p>
    <w:p w14:paraId="04F1B157">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0" w:name="_Ref15354"/>
      <w:r>
        <w:rPr>
          <w:rFonts w:hint="eastAsia" w:ascii="宋体" w:hAnsi="宋体" w:cs="宋体"/>
          <w:sz w:val="21"/>
          <w:szCs w:val="21"/>
        </w:rPr>
        <w:t>李银银. 水稻品种的耐低磷性及其农艺生理性状[</w:t>
      </w:r>
      <w:r>
        <w:rPr>
          <w:rFonts w:hint="eastAsia" w:ascii="Times New Roman" w:hAnsi="Times New Roman" w:cs="宋体"/>
          <w:sz w:val="21"/>
          <w:szCs w:val="21"/>
        </w:rPr>
        <w:t>D</w:t>
      </w:r>
      <w:r>
        <w:rPr>
          <w:rFonts w:hint="eastAsia" w:ascii="宋体" w:hAnsi="宋体" w:cs="宋体"/>
          <w:sz w:val="21"/>
          <w:szCs w:val="21"/>
        </w:rPr>
        <w:t xml:space="preserve">]. 扬州：扬州大学, </w:t>
      </w:r>
      <w:r>
        <w:rPr>
          <w:rFonts w:hint="eastAsia" w:ascii="Times New Roman" w:hAnsi="Times New Roman" w:cs="宋体"/>
          <w:sz w:val="21"/>
          <w:szCs w:val="21"/>
        </w:rPr>
        <w:t>2017</w:t>
      </w:r>
      <w:r>
        <w:rPr>
          <w:rFonts w:hint="eastAsia" w:ascii="宋体" w:hAnsi="宋体" w:cs="宋体"/>
          <w:sz w:val="21"/>
          <w:szCs w:val="21"/>
        </w:rPr>
        <w:t>.</w:t>
      </w:r>
      <w:bookmarkEnd w:id="40"/>
    </w:p>
    <w:p w14:paraId="586C7618">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1" w:name="_Ref229236468"/>
      <w:r>
        <w:rPr>
          <w:rFonts w:hint="eastAsia" w:ascii="宋体" w:hAnsi="宋体" w:cs="宋体"/>
          <w:sz w:val="21"/>
          <w:szCs w:val="21"/>
        </w:rPr>
        <w:t>刘力铭.四川隆昌市磷肥施入量对水稻产量和经济效益的影响[</w:t>
      </w:r>
      <w:r>
        <w:rPr>
          <w:rFonts w:hint="eastAsia" w:ascii="Times New Roman" w:hAnsi="Times New Roman" w:cs="宋体"/>
          <w:sz w:val="21"/>
          <w:szCs w:val="21"/>
        </w:rPr>
        <w:t>J</w:t>
      </w:r>
      <w:r>
        <w:rPr>
          <w:rFonts w:hint="eastAsia" w:ascii="宋体" w:hAnsi="宋体" w:cs="宋体"/>
          <w:sz w:val="21"/>
          <w:szCs w:val="21"/>
        </w:rPr>
        <w:t xml:space="preserve">].农业工程技术, </w:t>
      </w:r>
      <w:r>
        <w:rPr>
          <w:rFonts w:hint="eastAsia" w:ascii="Times New Roman" w:hAnsi="Times New Roman" w:cs="宋体"/>
          <w:sz w:val="21"/>
          <w:szCs w:val="21"/>
        </w:rPr>
        <w:t>2025</w:t>
      </w:r>
      <w:r>
        <w:rPr>
          <w:rFonts w:hint="eastAsia" w:ascii="宋体" w:hAnsi="宋体" w:cs="宋体"/>
          <w:sz w:val="21"/>
          <w:szCs w:val="21"/>
        </w:rPr>
        <w:t xml:space="preserve">, </w:t>
      </w:r>
      <w:r>
        <w:rPr>
          <w:rFonts w:hint="eastAsia" w:ascii="Times New Roman" w:hAnsi="Times New Roman" w:cs="宋体"/>
          <w:sz w:val="21"/>
          <w:szCs w:val="21"/>
        </w:rPr>
        <w:t>45</w:t>
      </w:r>
      <w:r>
        <w:rPr>
          <w:rFonts w:hint="eastAsia" w:ascii="宋体" w:hAnsi="宋体" w:cs="宋体"/>
          <w:sz w:val="21"/>
          <w:szCs w:val="21"/>
        </w:rPr>
        <w:t>(</w:t>
      </w:r>
      <w:r>
        <w:rPr>
          <w:rFonts w:hint="eastAsia" w:ascii="Times New Roman" w:hAnsi="Times New Roman" w:cs="宋体"/>
          <w:sz w:val="21"/>
          <w:szCs w:val="21"/>
        </w:rPr>
        <w:t>28</w:t>
      </w:r>
      <w:r>
        <w:rPr>
          <w:rFonts w:hint="eastAsia" w:ascii="宋体" w:hAnsi="宋体" w:cs="宋体"/>
          <w:sz w:val="21"/>
          <w:szCs w:val="21"/>
        </w:rPr>
        <w:t>):</w:t>
      </w:r>
      <w:r>
        <w:rPr>
          <w:rFonts w:hint="eastAsia" w:ascii="Times New Roman" w:hAnsi="Times New Roman" w:cs="宋体"/>
          <w:sz w:val="21"/>
          <w:szCs w:val="21"/>
        </w:rPr>
        <w:t>43</w:t>
      </w:r>
      <w:r>
        <w:rPr>
          <w:rFonts w:hint="eastAsia" w:ascii="宋体" w:hAnsi="宋体" w:cs="宋体"/>
          <w:sz w:val="21"/>
          <w:szCs w:val="21"/>
        </w:rPr>
        <w:t>-</w:t>
      </w:r>
      <w:r>
        <w:rPr>
          <w:rFonts w:hint="eastAsia" w:ascii="Times New Roman" w:hAnsi="Times New Roman" w:cs="宋体"/>
          <w:sz w:val="21"/>
          <w:szCs w:val="21"/>
        </w:rPr>
        <w:t>44</w:t>
      </w:r>
      <w:r>
        <w:rPr>
          <w:rFonts w:hint="eastAsia" w:ascii="宋体" w:hAnsi="宋体" w:cs="宋体"/>
          <w:sz w:val="21"/>
          <w:szCs w:val="21"/>
        </w:rPr>
        <w:t>.</w:t>
      </w:r>
      <w:bookmarkEnd w:id="41"/>
    </w:p>
    <w:p w14:paraId="2347F791">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2" w:name="_Ref229236474"/>
      <w:r>
        <w:rPr>
          <w:rFonts w:hint="eastAsia" w:ascii="宋体" w:hAnsi="宋体" w:cs="宋体"/>
          <w:sz w:val="21"/>
          <w:szCs w:val="21"/>
        </w:rPr>
        <w:t>欧震.磷肥减量施用对双季稻田水稻产量及磷素养分流失的影响[</w:t>
      </w:r>
      <w:r>
        <w:rPr>
          <w:rFonts w:hint="eastAsia" w:ascii="Times New Roman" w:hAnsi="Times New Roman" w:cs="宋体"/>
          <w:sz w:val="21"/>
          <w:szCs w:val="21"/>
        </w:rPr>
        <w:t>D</w:t>
      </w:r>
      <w:r>
        <w:rPr>
          <w:rFonts w:hint="eastAsia" w:ascii="宋体" w:hAnsi="宋体" w:cs="宋体"/>
          <w:sz w:val="21"/>
          <w:szCs w:val="21"/>
        </w:rPr>
        <w:t>].湖南农业大学,</w:t>
      </w:r>
      <w:r>
        <w:rPr>
          <w:rFonts w:hint="eastAsia" w:ascii="Times New Roman" w:hAnsi="Times New Roman" w:cs="宋体"/>
          <w:sz w:val="21"/>
          <w:szCs w:val="21"/>
        </w:rPr>
        <w:t>2021</w:t>
      </w:r>
      <w:r>
        <w:rPr>
          <w:rFonts w:hint="eastAsia" w:ascii="宋体" w:hAnsi="宋体" w:cs="宋体"/>
          <w:sz w:val="21"/>
          <w:szCs w:val="21"/>
        </w:rPr>
        <w:t>.</w:t>
      </w:r>
      <w:bookmarkEnd w:id="42"/>
    </w:p>
    <w:p w14:paraId="1AF12DF3">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3" w:name="_Ref229236500"/>
      <w:r>
        <w:rPr>
          <w:rFonts w:hint="eastAsia" w:ascii="宋体" w:hAnsi="宋体" w:cs="宋体"/>
          <w:sz w:val="21"/>
          <w:szCs w:val="21"/>
        </w:rPr>
        <w:t>王青凤,冯莉娥,田惠萍. 氮肥、磷肥、钾肥对水稻产量及肥料利用率的影响[</w:t>
      </w:r>
      <w:r>
        <w:rPr>
          <w:rFonts w:hint="eastAsia" w:ascii="Times New Roman" w:hAnsi="Times New Roman" w:cs="宋体"/>
          <w:sz w:val="21"/>
          <w:szCs w:val="21"/>
        </w:rPr>
        <w:t>J</w:t>
      </w:r>
      <w:r>
        <w:rPr>
          <w:rFonts w:hint="eastAsia" w:ascii="宋体" w:hAnsi="宋体" w:cs="宋体"/>
          <w:sz w:val="21"/>
          <w:szCs w:val="21"/>
        </w:rPr>
        <w:t>].基层农技推广,</w:t>
      </w:r>
      <w:r>
        <w:rPr>
          <w:rFonts w:hint="eastAsia" w:ascii="Times New Roman" w:hAnsi="Times New Roman" w:cs="宋体"/>
          <w:sz w:val="21"/>
          <w:szCs w:val="21"/>
        </w:rPr>
        <w:t>2025</w:t>
      </w:r>
      <w:r>
        <w:rPr>
          <w:rFonts w:hint="eastAsia" w:ascii="宋体" w:hAnsi="宋体" w:cs="宋体"/>
          <w:sz w:val="21"/>
          <w:szCs w:val="21"/>
        </w:rPr>
        <w:t>,</w:t>
      </w:r>
      <w:r>
        <w:rPr>
          <w:rFonts w:hint="eastAsia" w:ascii="Times New Roman" w:hAnsi="Times New Roman" w:cs="宋体"/>
          <w:sz w:val="21"/>
          <w:szCs w:val="21"/>
        </w:rPr>
        <w:t>13</w:t>
      </w:r>
      <w:r>
        <w:rPr>
          <w:rFonts w:hint="eastAsia" w:ascii="宋体" w:hAnsi="宋体" w:cs="宋体"/>
          <w:sz w:val="21"/>
          <w:szCs w:val="21"/>
        </w:rPr>
        <w:t>(</w:t>
      </w:r>
      <w:r>
        <w:rPr>
          <w:rFonts w:hint="eastAsia" w:ascii="Times New Roman" w:hAnsi="Times New Roman" w:cs="宋体"/>
          <w:sz w:val="21"/>
          <w:szCs w:val="21"/>
        </w:rPr>
        <w:t>12</w:t>
      </w:r>
      <w:r>
        <w:rPr>
          <w:rFonts w:hint="eastAsia" w:ascii="宋体" w:hAnsi="宋体" w:cs="宋体"/>
          <w:sz w:val="21"/>
          <w:szCs w:val="21"/>
        </w:rPr>
        <w:t>):</w:t>
      </w:r>
      <w:r>
        <w:rPr>
          <w:rFonts w:hint="eastAsia" w:ascii="Times New Roman" w:hAnsi="Times New Roman" w:cs="宋体"/>
          <w:sz w:val="21"/>
          <w:szCs w:val="21"/>
        </w:rPr>
        <w:t>46</w:t>
      </w:r>
      <w:r>
        <w:rPr>
          <w:rFonts w:hint="eastAsia" w:ascii="宋体" w:hAnsi="宋体" w:cs="宋体"/>
          <w:sz w:val="21"/>
          <w:szCs w:val="21"/>
        </w:rPr>
        <w:t>-</w:t>
      </w:r>
      <w:r>
        <w:rPr>
          <w:rFonts w:hint="eastAsia" w:ascii="Times New Roman" w:hAnsi="Times New Roman" w:cs="宋体"/>
          <w:sz w:val="21"/>
          <w:szCs w:val="21"/>
        </w:rPr>
        <w:t>50</w:t>
      </w:r>
      <w:r>
        <w:rPr>
          <w:rFonts w:hint="eastAsia" w:ascii="宋体" w:hAnsi="宋体" w:cs="宋体"/>
          <w:sz w:val="21"/>
          <w:szCs w:val="21"/>
        </w:rPr>
        <w:t>.</w:t>
      </w:r>
      <w:bookmarkEnd w:id="43"/>
    </w:p>
    <w:p w14:paraId="317C8690">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4" w:name="_Ref229236518"/>
      <w:r>
        <w:rPr>
          <w:rFonts w:hint="eastAsia" w:ascii="宋体" w:hAnsi="宋体" w:cs="宋体"/>
          <w:sz w:val="21"/>
          <w:szCs w:val="21"/>
        </w:rPr>
        <w:t>胡溶,胡田,陈光辉,等.生物炭与氮肥配施对米粉稻产量与稻米品质的影响[</w:t>
      </w:r>
      <w:r>
        <w:rPr>
          <w:rFonts w:hint="eastAsia" w:ascii="Times New Roman" w:hAnsi="Times New Roman" w:cs="宋体"/>
          <w:sz w:val="21"/>
          <w:szCs w:val="21"/>
        </w:rPr>
        <w:t>J</w:t>
      </w:r>
      <w:r>
        <w:rPr>
          <w:rFonts w:hint="eastAsia" w:ascii="宋体" w:hAnsi="宋体" w:cs="宋体"/>
          <w:sz w:val="21"/>
          <w:szCs w:val="21"/>
        </w:rPr>
        <w:t xml:space="preserve">].作物研究, </w:t>
      </w:r>
      <w:r>
        <w:rPr>
          <w:rFonts w:hint="eastAsia" w:ascii="Times New Roman" w:hAnsi="Times New Roman" w:cs="宋体"/>
          <w:sz w:val="21"/>
          <w:szCs w:val="21"/>
        </w:rPr>
        <w:t>2023</w:t>
      </w:r>
      <w:r>
        <w:rPr>
          <w:rFonts w:hint="eastAsia" w:ascii="宋体" w:hAnsi="宋体" w:cs="宋体"/>
          <w:sz w:val="21"/>
          <w:szCs w:val="21"/>
        </w:rPr>
        <w:t xml:space="preserve">, </w:t>
      </w:r>
      <w:r>
        <w:rPr>
          <w:rFonts w:hint="eastAsia" w:ascii="Times New Roman" w:hAnsi="Times New Roman" w:cs="宋体"/>
          <w:sz w:val="21"/>
          <w:szCs w:val="21"/>
        </w:rPr>
        <w:t>37</w:t>
      </w:r>
      <w:r>
        <w:rPr>
          <w:rFonts w:hint="eastAsia" w:ascii="宋体" w:hAnsi="宋体" w:cs="宋体"/>
          <w:sz w:val="21"/>
          <w:szCs w:val="21"/>
        </w:rPr>
        <w:t>(</w:t>
      </w:r>
      <w:r>
        <w:rPr>
          <w:rFonts w:hint="eastAsia" w:ascii="Times New Roman" w:hAnsi="Times New Roman" w:cs="宋体"/>
          <w:sz w:val="21"/>
          <w:szCs w:val="21"/>
        </w:rPr>
        <w:t>6</w:t>
      </w:r>
      <w:r>
        <w:rPr>
          <w:rFonts w:hint="eastAsia" w:ascii="宋体" w:hAnsi="宋体" w:cs="宋体"/>
          <w:sz w:val="21"/>
          <w:szCs w:val="21"/>
        </w:rPr>
        <w:t>):</w:t>
      </w:r>
      <w:r>
        <w:rPr>
          <w:rFonts w:hint="eastAsia" w:ascii="Times New Roman" w:hAnsi="Times New Roman" w:cs="宋体"/>
          <w:sz w:val="21"/>
          <w:szCs w:val="21"/>
        </w:rPr>
        <w:t>551</w:t>
      </w:r>
      <w:r>
        <w:rPr>
          <w:rFonts w:hint="eastAsia" w:ascii="宋体" w:hAnsi="宋体" w:cs="宋体"/>
          <w:sz w:val="21"/>
          <w:szCs w:val="21"/>
        </w:rPr>
        <w:t>-</w:t>
      </w:r>
      <w:r>
        <w:rPr>
          <w:rFonts w:hint="eastAsia" w:ascii="Times New Roman" w:hAnsi="Times New Roman" w:cs="宋体"/>
          <w:sz w:val="21"/>
          <w:szCs w:val="21"/>
        </w:rPr>
        <w:t>555</w:t>
      </w:r>
      <w:r>
        <w:rPr>
          <w:rFonts w:hint="eastAsia" w:ascii="宋体" w:hAnsi="宋体" w:cs="宋体"/>
          <w:sz w:val="21"/>
          <w:szCs w:val="21"/>
        </w:rPr>
        <w:t>.</w:t>
      </w:r>
      <w:bookmarkEnd w:id="44"/>
    </w:p>
    <w:p w14:paraId="11432080">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5" w:name="_Ref229236540"/>
      <w:r>
        <w:rPr>
          <w:rFonts w:hint="eastAsia" w:ascii="宋体" w:hAnsi="宋体" w:cs="宋体"/>
          <w:sz w:val="21"/>
          <w:szCs w:val="21"/>
        </w:rPr>
        <w:t>宋喜雅.大米半干法制粉工艺研究[</w:t>
      </w:r>
      <w:r>
        <w:rPr>
          <w:rFonts w:hint="eastAsia" w:ascii="Times New Roman" w:hAnsi="Times New Roman" w:cs="宋体"/>
          <w:sz w:val="21"/>
          <w:szCs w:val="21"/>
        </w:rPr>
        <w:t>D</w:t>
      </w:r>
      <w:r>
        <w:rPr>
          <w:rFonts w:hint="eastAsia" w:ascii="宋体" w:hAnsi="宋体" w:cs="宋体"/>
          <w:sz w:val="21"/>
          <w:szCs w:val="21"/>
        </w:rPr>
        <w:t>].河南工业大学,</w:t>
      </w:r>
      <w:r>
        <w:rPr>
          <w:rFonts w:hint="eastAsia" w:ascii="Times New Roman" w:hAnsi="Times New Roman" w:cs="宋体"/>
          <w:sz w:val="21"/>
          <w:szCs w:val="21"/>
        </w:rPr>
        <w:t>2023</w:t>
      </w:r>
      <w:r>
        <w:rPr>
          <w:rFonts w:hint="eastAsia" w:ascii="宋体" w:hAnsi="宋体" w:cs="宋体"/>
          <w:sz w:val="21"/>
          <w:szCs w:val="21"/>
        </w:rPr>
        <w:t>.</w:t>
      </w:r>
      <w:bookmarkEnd w:id="45"/>
    </w:p>
    <w:p w14:paraId="57428E56">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6" w:name="_Ref229236560"/>
      <w:r>
        <w:rPr>
          <w:rFonts w:hint="eastAsia" w:ascii="宋体" w:hAnsi="宋体" w:cs="宋体"/>
          <w:sz w:val="21"/>
          <w:szCs w:val="21"/>
        </w:rPr>
        <w:t>张锦滨,王晓云,孟圆,等.不同磷肥用量对水稻产量效益,磷肥利用率及土壤养分的影响[</w:t>
      </w:r>
      <w:r>
        <w:rPr>
          <w:rFonts w:hint="eastAsia" w:ascii="Times New Roman" w:hAnsi="Times New Roman" w:cs="宋体"/>
          <w:sz w:val="21"/>
          <w:szCs w:val="21"/>
        </w:rPr>
        <w:t>J</w:t>
      </w:r>
      <w:r>
        <w:rPr>
          <w:rFonts w:hint="eastAsia" w:ascii="宋体" w:hAnsi="宋体" w:cs="宋体"/>
          <w:sz w:val="21"/>
          <w:szCs w:val="21"/>
        </w:rPr>
        <w:t xml:space="preserve">].中国农学通报, </w:t>
      </w:r>
      <w:r>
        <w:rPr>
          <w:rFonts w:hint="eastAsia" w:ascii="Times New Roman" w:hAnsi="Times New Roman" w:cs="宋体"/>
          <w:sz w:val="21"/>
          <w:szCs w:val="21"/>
        </w:rPr>
        <w:t>2021</w:t>
      </w:r>
      <w:r>
        <w:rPr>
          <w:rFonts w:hint="eastAsia" w:ascii="宋体" w:hAnsi="宋体" w:cs="宋体"/>
          <w:sz w:val="21"/>
          <w:szCs w:val="21"/>
        </w:rPr>
        <w:t>.</w:t>
      </w:r>
      <w:bookmarkEnd w:id="46"/>
    </w:p>
    <w:p w14:paraId="2F5B7028">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7" w:name="_Ref229236584"/>
      <w:r>
        <w:rPr>
          <w:rFonts w:hint="eastAsia" w:ascii="宋体" w:hAnsi="宋体" w:cs="宋体"/>
          <w:sz w:val="21"/>
          <w:szCs w:val="21"/>
        </w:rPr>
        <w:t>宋桂云,苏雅乐,苏慧,张丽娟,徐正进,王云. 田间低磷胁迫对沈农</w:t>
      </w:r>
      <w:r>
        <w:rPr>
          <w:rFonts w:hint="eastAsia" w:ascii="Times New Roman" w:hAnsi="Times New Roman" w:cs="宋体"/>
          <w:sz w:val="21"/>
          <w:szCs w:val="21"/>
        </w:rPr>
        <w:t>265</w:t>
      </w:r>
      <w:r>
        <w:rPr>
          <w:rFonts w:hint="eastAsia" w:ascii="宋体" w:hAnsi="宋体" w:cs="宋体"/>
          <w:sz w:val="21"/>
          <w:szCs w:val="21"/>
        </w:rPr>
        <w:t>和辽粳</w:t>
      </w:r>
      <w:r>
        <w:rPr>
          <w:rFonts w:hint="eastAsia" w:ascii="Times New Roman" w:hAnsi="Times New Roman" w:cs="宋体"/>
          <w:sz w:val="21"/>
          <w:szCs w:val="21"/>
        </w:rPr>
        <w:t>294</w:t>
      </w:r>
      <w:r>
        <w:rPr>
          <w:rFonts w:hint="eastAsia" w:ascii="宋体" w:hAnsi="宋体" w:cs="宋体"/>
          <w:sz w:val="21"/>
          <w:szCs w:val="21"/>
        </w:rPr>
        <w:t>水稻产量性状的影响[</w:t>
      </w:r>
      <w:r>
        <w:rPr>
          <w:rFonts w:hint="eastAsia" w:ascii="Times New Roman" w:hAnsi="Times New Roman" w:cs="宋体"/>
          <w:sz w:val="21"/>
          <w:szCs w:val="21"/>
        </w:rPr>
        <w:t>J</w:t>
      </w:r>
      <w:r>
        <w:rPr>
          <w:rFonts w:hint="eastAsia" w:ascii="宋体" w:hAnsi="宋体" w:cs="宋体"/>
          <w:sz w:val="21"/>
          <w:szCs w:val="21"/>
        </w:rPr>
        <w:t>].内蒙古民族大学学报(自然科学版),</w:t>
      </w:r>
      <w:r>
        <w:rPr>
          <w:rFonts w:hint="eastAsia" w:ascii="Times New Roman" w:hAnsi="Times New Roman" w:cs="宋体"/>
          <w:sz w:val="21"/>
          <w:szCs w:val="21"/>
        </w:rPr>
        <w:t>2008</w:t>
      </w:r>
      <w:r>
        <w:rPr>
          <w:rFonts w:hint="eastAsia" w:ascii="宋体" w:hAnsi="宋体" w:cs="宋体"/>
          <w:sz w:val="21"/>
          <w:szCs w:val="21"/>
        </w:rPr>
        <w:t>,</w:t>
      </w:r>
      <w:r>
        <w:rPr>
          <w:rFonts w:hint="eastAsia" w:ascii="Times New Roman" w:hAnsi="Times New Roman" w:cs="宋体"/>
          <w:sz w:val="21"/>
          <w:szCs w:val="21"/>
        </w:rPr>
        <w:t>23</w:t>
      </w:r>
      <w:r>
        <w:rPr>
          <w:rFonts w:hint="eastAsia" w:ascii="宋体" w:hAnsi="宋体" w:cs="宋体"/>
          <w:sz w:val="21"/>
          <w:szCs w:val="21"/>
        </w:rPr>
        <w:t>(</w:t>
      </w:r>
      <w:r>
        <w:rPr>
          <w:rFonts w:hint="eastAsia" w:ascii="Times New Roman" w:hAnsi="Times New Roman" w:cs="宋体"/>
          <w:sz w:val="21"/>
          <w:szCs w:val="21"/>
        </w:rPr>
        <w:t>06</w:t>
      </w:r>
      <w:r>
        <w:rPr>
          <w:rFonts w:hint="eastAsia" w:ascii="宋体" w:hAnsi="宋体" w:cs="宋体"/>
          <w:sz w:val="21"/>
          <w:szCs w:val="21"/>
        </w:rPr>
        <w:t>):</w:t>
      </w:r>
      <w:r>
        <w:rPr>
          <w:rFonts w:hint="eastAsia" w:ascii="Times New Roman" w:hAnsi="Times New Roman" w:cs="宋体"/>
          <w:sz w:val="21"/>
          <w:szCs w:val="21"/>
        </w:rPr>
        <w:t>632</w:t>
      </w:r>
      <w:r>
        <w:rPr>
          <w:rFonts w:hint="eastAsia" w:ascii="宋体" w:hAnsi="宋体" w:cs="宋体"/>
          <w:sz w:val="21"/>
          <w:szCs w:val="21"/>
        </w:rPr>
        <w:t>-</w:t>
      </w:r>
      <w:r>
        <w:rPr>
          <w:rFonts w:hint="eastAsia" w:ascii="Times New Roman" w:hAnsi="Times New Roman" w:cs="宋体"/>
          <w:sz w:val="21"/>
          <w:szCs w:val="21"/>
        </w:rPr>
        <w:t>636</w:t>
      </w:r>
      <w:r>
        <w:rPr>
          <w:rFonts w:hint="eastAsia" w:ascii="宋体" w:hAnsi="宋体" w:cs="宋体"/>
          <w:sz w:val="21"/>
          <w:szCs w:val="21"/>
        </w:rPr>
        <w:t>.</w:t>
      </w:r>
      <w:bookmarkEnd w:id="47"/>
    </w:p>
    <w:p w14:paraId="48C9BCC8">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48" w:name="_Ref26396"/>
      <w:bookmarkStart w:id="49" w:name="_Ref229413784"/>
      <w:r>
        <w:rPr>
          <w:rFonts w:hint="eastAsia" w:ascii="宋体" w:hAnsi="宋体" w:cs="宋体"/>
          <w:sz w:val="21"/>
          <w:szCs w:val="21"/>
        </w:rPr>
        <w:t>李雨阳,赵喜辉,郝威名,等. 施磷量对不同磷敏感型水稻产量、品质及根系生长的影响[</w:t>
      </w:r>
      <w:r>
        <w:rPr>
          <w:rFonts w:hint="eastAsia" w:ascii="Times New Roman" w:hAnsi="Times New Roman" w:cs="宋体"/>
          <w:sz w:val="21"/>
          <w:szCs w:val="21"/>
        </w:rPr>
        <w:t>J</w:t>
      </w:r>
      <w:r>
        <w:rPr>
          <w:rFonts w:hint="eastAsia" w:ascii="宋体" w:hAnsi="宋体" w:cs="宋体"/>
          <w:sz w:val="21"/>
          <w:szCs w:val="21"/>
        </w:rPr>
        <w:t>].中国土壤与肥料,</w:t>
      </w:r>
      <w:r>
        <w:rPr>
          <w:rFonts w:hint="eastAsia" w:ascii="Times New Roman" w:hAnsi="Times New Roman" w:cs="宋体"/>
          <w:sz w:val="21"/>
          <w:szCs w:val="21"/>
        </w:rPr>
        <w:t>2023</w:t>
      </w:r>
      <w:r>
        <w:rPr>
          <w:rFonts w:hint="eastAsia" w:ascii="宋体" w:hAnsi="宋体" w:cs="宋体"/>
          <w:sz w:val="21"/>
          <w:szCs w:val="21"/>
        </w:rPr>
        <w:t>,(</w:t>
      </w:r>
      <w:r>
        <w:rPr>
          <w:rFonts w:hint="eastAsia" w:ascii="Times New Roman" w:hAnsi="Times New Roman" w:cs="宋体"/>
          <w:sz w:val="21"/>
          <w:szCs w:val="21"/>
        </w:rPr>
        <w:t>12</w:t>
      </w:r>
      <w:r>
        <w:rPr>
          <w:rFonts w:hint="eastAsia" w:ascii="宋体" w:hAnsi="宋体" w:cs="宋体"/>
          <w:sz w:val="21"/>
          <w:szCs w:val="21"/>
        </w:rPr>
        <w:t>):</w:t>
      </w:r>
      <w:r>
        <w:rPr>
          <w:rFonts w:hint="eastAsia" w:ascii="Times New Roman" w:hAnsi="Times New Roman" w:cs="宋体"/>
          <w:sz w:val="21"/>
          <w:szCs w:val="21"/>
        </w:rPr>
        <w:t>219</w:t>
      </w:r>
      <w:r>
        <w:rPr>
          <w:rFonts w:hint="eastAsia" w:ascii="宋体" w:hAnsi="宋体" w:cs="宋体"/>
          <w:sz w:val="21"/>
          <w:szCs w:val="21"/>
        </w:rPr>
        <w:t>-</w:t>
      </w:r>
      <w:r>
        <w:rPr>
          <w:rFonts w:hint="eastAsia" w:ascii="Times New Roman" w:hAnsi="Times New Roman" w:cs="宋体"/>
          <w:sz w:val="21"/>
          <w:szCs w:val="21"/>
        </w:rPr>
        <w:t>226</w:t>
      </w:r>
      <w:r>
        <w:rPr>
          <w:rFonts w:hint="eastAsia" w:ascii="宋体" w:hAnsi="宋体" w:cs="宋体"/>
          <w:sz w:val="21"/>
          <w:szCs w:val="21"/>
        </w:rPr>
        <w:t>.</w:t>
      </w:r>
      <w:bookmarkEnd w:id="48"/>
    </w:p>
    <w:p w14:paraId="30482CC8">
      <w:pPr>
        <w:pStyle w:val="12"/>
        <w:numPr>
          <w:ilvl w:val="0"/>
          <w:numId w:val="1"/>
        </w:numPr>
        <w:wordWrap w:val="0"/>
        <w:autoSpaceDE w:val="0"/>
        <w:autoSpaceDN w:val="0"/>
        <w:ind w:left="420" w:hanging="420" w:hangingChars="200"/>
        <w:jc w:val="both"/>
        <w:rPr>
          <w:rFonts w:hint="eastAsia" w:ascii="宋体" w:hAnsi="宋体" w:cs="宋体"/>
          <w:sz w:val="21"/>
          <w:szCs w:val="21"/>
        </w:rPr>
      </w:pPr>
      <w:r>
        <w:rPr>
          <w:rFonts w:hint="eastAsia" w:ascii="宋体" w:hAnsi="宋体" w:cs="宋体"/>
          <w:sz w:val="21"/>
          <w:szCs w:val="21"/>
        </w:rPr>
        <w:t>耿培,曹国璠,丁飞. 水稻氮磷钾高产施肥模式研究[</w:t>
      </w:r>
      <w:r>
        <w:rPr>
          <w:rFonts w:hint="eastAsia" w:ascii="Times New Roman" w:hAnsi="Times New Roman" w:cs="宋体"/>
          <w:sz w:val="21"/>
          <w:szCs w:val="21"/>
        </w:rPr>
        <w:t>J</w:t>
      </w:r>
      <w:r>
        <w:rPr>
          <w:rFonts w:hint="eastAsia" w:ascii="宋体" w:hAnsi="宋体" w:cs="宋体"/>
          <w:sz w:val="21"/>
          <w:szCs w:val="21"/>
        </w:rPr>
        <w:t>].安徽农业科学,</w:t>
      </w:r>
      <w:r>
        <w:rPr>
          <w:rFonts w:hint="eastAsia" w:ascii="Times New Roman" w:hAnsi="Times New Roman" w:cs="宋体"/>
          <w:sz w:val="21"/>
          <w:szCs w:val="21"/>
        </w:rPr>
        <w:t>2008</w:t>
      </w:r>
      <w:r>
        <w:rPr>
          <w:rFonts w:hint="eastAsia" w:ascii="宋体" w:hAnsi="宋体" w:cs="宋体"/>
          <w:sz w:val="21"/>
          <w:szCs w:val="21"/>
        </w:rPr>
        <w:t>,(</w:t>
      </w:r>
      <w:r>
        <w:rPr>
          <w:rFonts w:hint="eastAsia" w:ascii="Times New Roman" w:hAnsi="Times New Roman" w:cs="宋体"/>
          <w:sz w:val="21"/>
          <w:szCs w:val="21"/>
        </w:rPr>
        <w:t>27</w:t>
      </w:r>
      <w:r>
        <w:rPr>
          <w:rFonts w:hint="eastAsia" w:ascii="宋体" w:hAnsi="宋体" w:cs="宋体"/>
          <w:sz w:val="21"/>
          <w:szCs w:val="21"/>
        </w:rPr>
        <w:t>):</w:t>
      </w:r>
      <w:r>
        <w:rPr>
          <w:rFonts w:hint="eastAsia" w:ascii="Times New Roman" w:hAnsi="Times New Roman" w:cs="宋体"/>
          <w:sz w:val="21"/>
          <w:szCs w:val="21"/>
        </w:rPr>
        <w:t>11852</w:t>
      </w:r>
      <w:r>
        <w:rPr>
          <w:rFonts w:hint="eastAsia" w:ascii="宋体" w:hAnsi="宋体" w:cs="宋体"/>
          <w:sz w:val="21"/>
          <w:szCs w:val="21"/>
        </w:rPr>
        <w:t>-</w:t>
      </w:r>
      <w:r>
        <w:rPr>
          <w:rFonts w:hint="eastAsia" w:ascii="Times New Roman" w:hAnsi="Times New Roman" w:cs="宋体"/>
          <w:sz w:val="21"/>
          <w:szCs w:val="21"/>
        </w:rPr>
        <w:t>11854</w:t>
      </w:r>
      <w:r>
        <w:rPr>
          <w:rFonts w:hint="eastAsia" w:ascii="宋体" w:hAnsi="宋体" w:cs="宋体"/>
          <w:sz w:val="21"/>
          <w:szCs w:val="21"/>
        </w:rPr>
        <w:t>.</w:t>
      </w:r>
      <w:bookmarkEnd w:id="49"/>
      <w:bookmarkStart w:id="50" w:name="_Ref229236642"/>
    </w:p>
    <w:bookmarkEnd w:id="50"/>
    <w:p w14:paraId="2EAB50D5">
      <w:pPr>
        <w:pStyle w:val="12"/>
        <w:numPr>
          <w:ilvl w:val="0"/>
          <w:numId w:val="1"/>
        </w:numPr>
        <w:wordWrap w:val="0"/>
        <w:autoSpaceDE w:val="0"/>
        <w:autoSpaceDN w:val="0"/>
        <w:ind w:left="420" w:hanging="420" w:hangingChars="200"/>
        <w:jc w:val="both"/>
        <w:rPr>
          <w:rFonts w:hint="eastAsia" w:ascii="宋体" w:hAnsi="宋体" w:cs="宋体"/>
          <w:sz w:val="21"/>
          <w:szCs w:val="21"/>
        </w:rPr>
      </w:pPr>
      <w:r>
        <w:rPr>
          <w:rFonts w:hint="eastAsia" w:ascii="宋体" w:hAnsi="宋体" w:cs="宋体"/>
          <w:sz w:val="21"/>
          <w:szCs w:val="21"/>
        </w:rPr>
        <w:t>闫金垚,鲁君明,侯文峰,等. 磷肥用量对不同水稻品种产量和磷肥利用率的影响 [</w:t>
      </w:r>
      <w:r>
        <w:rPr>
          <w:rFonts w:hint="eastAsia" w:ascii="Times New Roman" w:hAnsi="Times New Roman" w:cs="宋体"/>
          <w:sz w:val="21"/>
          <w:szCs w:val="21"/>
        </w:rPr>
        <w:t>J</w:t>
      </w:r>
      <w:r>
        <w:rPr>
          <w:rFonts w:hint="eastAsia" w:ascii="宋体" w:hAnsi="宋体" w:cs="宋体"/>
          <w:sz w:val="21"/>
          <w:szCs w:val="21"/>
        </w:rPr>
        <w:t xml:space="preserve">]. 中国农业科技导报, </w:t>
      </w:r>
      <w:r>
        <w:rPr>
          <w:rFonts w:hint="eastAsia" w:ascii="Times New Roman" w:hAnsi="Times New Roman" w:cs="宋体"/>
          <w:sz w:val="21"/>
          <w:szCs w:val="21"/>
        </w:rPr>
        <w:t>2018</w:t>
      </w:r>
      <w:r>
        <w:rPr>
          <w:rFonts w:hint="eastAsia" w:ascii="宋体" w:hAnsi="宋体" w:cs="宋体"/>
          <w:sz w:val="21"/>
          <w:szCs w:val="21"/>
        </w:rPr>
        <w:t xml:space="preserve">, </w:t>
      </w:r>
      <w:r>
        <w:rPr>
          <w:rFonts w:hint="eastAsia" w:ascii="Times New Roman" w:hAnsi="Times New Roman" w:cs="宋体"/>
          <w:sz w:val="21"/>
          <w:szCs w:val="21"/>
        </w:rPr>
        <w:t>20</w:t>
      </w:r>
      <w:r>
        <w:rPr>
          <w:rFonts w:hint="eastAsia" w:ascii="宋体" w:hAnsi="宋体" w:cs="宋体"/>
          <w:sz w:val="21"/>
          <w:szCs w:val="21"/>
        </w:rPr>
        <w:t xml:space="preserve"> (</w:t>
      </w:r>
      <w:r>
        <w:rPr>
          <w:rFonts w:hint="eastAsia" w:ascii="Times New Roman" w:hAnsi="Times New Roman" w:cs="宋体"/>
          <w:sz w:val="21"/>
          <w:szCs w:val="21"/>
        </w:rPr>
        <w:t>08</w:t>
      </w:r>
      <w:r>
        <w:rPr>
          <w:rFonts w:hint="eastAsia" w:ascii="宋体" w:hAnsi="宋体" w:cs="宋体"/>
          <w:sz w:val="21"/>
          <w:szCs w:val="21"/>
        </w:rPr>
        <w:t xml:space="preserve">): </w:t>
      </w:r>
      <w:r>
        <w:rPr>
          <w:rFonts w:hint="eastAsia" w:ascii="Times New Roman" w:hAnsi="Times New Roman" w:cs="宋体"/>
          <w:sz w:val="21"/>
          <w:szCs w:val="21"/>
        </w:rPr>
        <w:t>74</w:t>
      </w:r>
      <w:r>
        <w:rPr>
          <w:rFonts w:hint="eastAsia" w:ascii="宋体" w:hAnsi="宋体" w:cs="宋体"/>
          <w:sz w:val="21"/>
          <w:szCs w:val="21"/>
        </w:rPr>
        <w:t>-</w:t>
      </w:r>
      <w:r>
        <w:rPr>
          <w:rFonts w:hint="eastAsia" w:ascii="Times New Roman" w:hAnsi="Times New Roman" w:cs="宋体"/>
          <w:sz w:val="21"/>
          <w:szCs w:val="21"/>
        </w:rPr>
        <w:t>81</w:t>
      </w:r>
      <w:r>
        <w:rPr>
          <w:rFonts w:hint="eastAsia" w:ascii="宋体" w:hAnsi="宋体" w:cs="宋体"/>
          <w:sz w:val="21"/>
          <w:szCs w:val="21"/>
        </w:rPr>
        <w:t>.</w:t>
      </w:r>
      <w:r>
        <w:rPr>
          <w:rFonts w:hint="default" w:ascii="宋体" w:hAnsi="宋体" w:cs="宋体"/>
          <w:sz w:val="21"/>
          <w:szCs w:val="21"/>
        </w:rPr>
        <w:t> </w:t>
      </w:r>
    </w:p>
    <w:p w14:paraId="39120966">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51" w:name="_Ref14002"/>
      <w:bookmarkStart w:id="52" w:name="_Ref229245466"/>
      <w:r>
        <w:rPr>
          <w:rFonts w:hint="eastAsia" w:ascii="宋体" w:hAnsi="宋体" w:cs="宋体"/>
          <w:sz w:val="21"/>
          <w:szCs w:val="21"/>
        </w:rPr>
        <w:t>罗莲香,袁彩庭,卢普相,等. 在高产栽培中磷肥不同施用量对水稻生长效应和养分吸收的影响 [</w:t>
      </w:r>
      <w:r>
        <w:rPr>
          <w:rFonts w:hint="eastAsia" w:ascii="Times New Roman" w:hAnsi="Times New Roman" w:cs="宋体"/>
          <w:sz w:val="21"/>
          <w:szCs w:val="21"/>
        </w:rPr>
        <w:t>J</w:t>
      </w:r>
      <w:r>
        <w:rPr>
          <w:rFonts w:hint="eastAsia" w:ascii="宋体" w:hAnsi="宋体" w:cs="宋体"/>
          <w:sz w:val="21"/>
          <w:szCs w:val="21"/>
        </w:rPr>
        <w:t xml:space="preserve">]. 热带亚热带土壤科学, </w:t>
      </w:r>
      <w:r>
        <w:rPr>
          <w:rFonts w:hint="eastAsia" w:ascii="Times New Roman" w:hAnsi="Times New Roman" w:cs="宋体"/>
          <w:sz w:val="21"/>
          <w:szCs w:val="21"/>
        </w:rPr>
        <w:t>1995</w:t>
      </w:r>
      <w:r>
        <w:rPr>
          <w:rFonts w:hint="eastAsia" w:ascii="宋体" w:hAnsi="宋体" w:cs="宋体"/>
          <w:sz w:val="21"/>
          <w:szCs w:val="21"/>
        </w:rPr>
        <w:t>, (</w:t>
      </w:r>
      <w:r>
        <w:rPr>
          <w:rFonts w:hint="eastAsia" w:ascii="Times New Roman" w:hAnsi="Times New Roman" w:cs="宋体"/>
          <w:sz w:val="21"/>
          <w:szCs w:val="21"/>
        </w:rPr>
        <w:t>01</w:t>
      </w:r>
      <w:r>
        <w:rPr>
          <w:rFonts w:hint="eastAsia" w:ascii="宋体" w:hAnsi="宋体" w:cs="宋体"/>
          <w:sz w:val="21"/>
          <w:szCs w:val="21"/>
        </w:rPr>
        <w:t xml:space="preserve">): </w:t>
      </w:r>
      <w:r>
        <w:rPr>
          <w:rFonts w:hint="eastAsia" w:ascii="Times New Roman" w:hAnsi="Times New Roman" w:cs="宋体"/>
          <w:sz w:val="21"/>
          <w:szCs w:val="21"/>
        </w:rPr>
        <w:t>30</w:t>
      </w:r>
      <w:r>
        <w:rPr>
          <w:rFonts w:hint="eastAsia" w:ascii="宋体" w:hAnsi="宋体" w:cs="宋体"/>
          <w:sz w:val="21"/>
          <w:szCs w:val="21"/>
        </w:rPr>
        <w:t>-</w:t>
      </w:r>
      <w:r>
        <w:rPr>
          <w:rFonts w:hint="eastAsia" w:ascii="Times New Roman" w:hAnsi="Times New Roman" w:cs="宋体"/>
          <w:sz w:val="21"/>
          <w:szCs w:val="21"/>
        </w:rPr>
        <w:t>35</w:t>
      </w:r>
      <w:r>
        <w:rPr>
          <w:rFonts w:hint="eastAsia" w:ascii="宋体" w:hAnsi="宋体" w:cs="宋体"/>
          <w:sz w:val="21"/>
          <w:szCs w:val="21"/>
        </w:rPr>
        <w:t>.</w:t>
      </w:r>
      <w:bookmarkEnd w:id="51"/>
    </w:p>
    <w:p w14:paraId="0BA0953A">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53" w:name="_Ref14028"/>
      <w:r>
        <w:rPr>
          <w:rFonts w:hint="eastAsia" w:ascii="宋体" w:hAnsi="宋体" w:cs="宋体"/>
          <w:sz w:val="21"/>
          <w:szCs w:val="21"/>
        </w:rPr>
        <w:t>张志才. 金湖县丘陵地水稻</w:t>
      </w:r>
      <w:r>
        <w:rPr>
          <w:rFonts w:hint="eastAsia" w:ascii="Times New Roman" w:hAnsi="Times New Roman" w:cs="宋体"/>
          <w:sz w:val="21"/>
          <w:szCs w:val="21"/>
        </w:rPr>
        <w:t>3414</w:t>
      </w:r>
      <w:r>
        <w:rPr>
          <w:rFonts w:hint="eastAsia" w:ascii="宋体" w:hAnsi="宋体" w:cs="宋体"/>
          <w:sz w:val="21"/>
          <w:szCs w:val="21"/>
        </w:rPr>
        <w:t>肥效试验 [</w:t>
      </w:r>
      <w:r>
        <w:rPr>
          <w:rFonts w:hint="eastAsia" w:ascii="Times New Roman" w:hAnsi="Times New Roman" w:cs="宋体"/>
          <w:sz w:val="21"/>
          <w:szCs w:val="21"/>
        </w:rPr>
        <w:t>J</w:t>
      </w:r>
      <w:r>
        <w:rPr>
          <w:rFonts w:hint="eastAsia" w:ascii="宋体" w:hAnsi="宋体" w:cs="宋体"/>
          <w:sz w:val="21"/>
          <w:szCs w:val="21"/>
        </w:rPr>
        <w:t xml:space="preserve">]. 农技服务, </w:t>
      </w:r>
      <w:r>
        <w:rPr>
          <w:rFonts w:hint="eastAsia" w:ascii="Times New Roman" w:hAnsi="Times New Roman" w:cs="宋体"/>
          <w:sz w:val="21"/>
          <w:szCs w:val="21"/>
        </w:rPr>
        <w:t>2022</w:t>
      </w:r>
      <w:r>
        <w:rPr>
          <w:rFonts w:hint="eastAsia" w:ascii="宋体" w:hAnsi="宋体" w:cs="宋体"/>
          <w:sz w:val="21"/>
          <w:szCs w:val="21"/>
        </w:rPr>
        <w:t xml:space="preserve">, </w:t>
      </w:r>
      <w:r>
        <w:rPr>
          <w:rFonts w:hint="eastAsia" w:ascii="Times New Roman" w:hAnsi="Times New Roman" w:cs="宋体"/>
          <w:sz w:val="21"/>
          <w:szCs w:val="21"/>
        </w:rPr>
        <w:t>39</w:t>
      </w:r>
      <w:r>
        <w:rPr>
          <w:rFonts w:hint="eastAsia" w:ascii="宋体" w:hAnsi="宋体" w:cs="宋体"/>
          <w:sz w:val="21"/>
          <w:szCs w:val="21"/>
        </w:rPr>
        <w:t xml:space="preserve"> (</w:t>
      </w:r>
      <w:r>
        <w:rPr>
          <w:rFonts w:hint="eastAsia" w:ascii="Times New Roman" w:hAnsi="Times New Roman" w:cs="宋体"/>
          <w:sz w:val="21"/>
          <w:szCs w:val="21"/>
        </w:rPr>
        <w:t>10</w:t>
      </w:r>
      <w:r>
        <w:rPr>
          <w:rFonts w:hint="eastAsia" w:ascii="宋体" w:hAnsi="宋体" w:cs="宋体"/>
          <w:sz w:val="21"/>
          <w:szCs w:val="21"/>
        </w:rPr>
        <w:t xml:space="preserve">): </w:t>
      </w:r>
      <w:r>
        <w:rPr>
          <w:rFonts w:hint="eastAsia" w:ascii="Times New Roman" w:hAnsi="Times New Roman" w:cs="宋体"/>
          <w:sz w:val="21"/>
          <w:szCs w:val="21"/>
        </w:rPr>
        <w:t>31</w:t>
      </w:r>
      <w:r>
        <w:rPr>
          <w:rFonts w:hint="eastAsia" w:ascii="宋体" w:hAnsi="宋体" w:cs="宋体"/>
          <w:sz w:val="21"/>
          <w:szCs w:val="21"/>
        </w:rPr>
        <w:t>-</w:t>
      </w:r>
      <w:r>
        <w:rPr>
          <w:rFonts w:hint="eastAsia" w:ascii="Times New Roman" w:hAnsi="Times New Roman" w:cs="宋体"/>
          <w:sz w:val="21"/>
          <w:szCs w:val="21"/>
        </w:rPr>
        <w:t>36</w:t>
      </w:r>
      <w:r>
        <w:rPr>
          <w:rFonts w:hint="eastAsia" w:ascii="宋体" w:hAnsi="宋体" w:cs="宋体"/>
          <w:sz w:val="21"/>
          <w:szCs w:val="21"/>
        </w:rPr>
        <w:t>.</w:t>
      </w:r>
      <w:bookmarkEnd w:id="53"/>
    </w:p>
    <w:bookmarkEnd w:id="52"/>
    <w:p w14:paraId="423E2BC7">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54" w:name="_Ref14051"/>
      <w:bookmarkStart w:id="55" w:name="_Ref229244537"/>
      <w:r>
        <w:rPr>
          <w:rFonts w:hint="eastAsia" w:ascii="宋体" w:hAnsi="宋体" w:cs="宋体"/>
          <w:sz w:val="21"/>
          <w:szCs w:val="21"/>
        </w:rPr>
        <w:t>粟</w:t>
      </w:r>
      <w:r>
        <w:rPr>
          <w:rFonts w:hint="eastAsia" w:ascii="宋体" w:hAnsi="宋体" w:cs="宋体"/>
          <w:sz w:val="21"/>
          <w:szCs w:val="21"/>
        </w:rPr>
        <w:t>学俊. 杂交水稻主要经济性状的相关、通径及配合力、遗传率分析[</w:t>
      </w:r>
      <w:r>
        <w:rPr>
          <w:rFonts w:hint="eastAsia" w:ascii="Times New Roman" w:hAnsi="Times New Roman" w:cs="宋体"/>
          <w:sz w:val="21"/>
          <w:szCs w:val="21"/>
        </w:rPr>
        <w:t>D</w:t>
      </w:r>
      <w:r>
        <w:rPr>
          <w:rFonts w:hint="eastAsia" w:ascii="宋体" w:hAnsi="宋体" w:cs="宋体"/>
          <w:sz w:val="21"/>
          <w:szCs w:val="21"/>
        </w:rPr>
        <w:t xml:space="preserve">]. 广西大学, </w:t>
      </w:r>
      <w:r>
        <w:rPr>
          <w:rFonts w:hint="eastAsia" w:ascii="Times New Roman" w:hAnsi="Times New Roman" w:cs="宋体"/>
          <w:sz w:val="21"/>
          <w:szCs w:val="21"/>
        </w:rPr>
        <w:t>2002</w:t>
      </w:r>
      <w:r>
        <w:rPr>
          <w:rFonts w:hint="eastAsia" w:ascii="宋体" w:hAnsi="宋体" w:cs="宋体"/>
          <w:sz w:val="21"/>
          <w:szCs w:val="21"/>
        </w:rPr>
        <w:t>.</w:t>
      </w:r>
      <w:bookmarkEnd w:id="54"/>
    </w:p>
    <w:p w14:paraId="2338CB0E">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56" w:name="_Ref14064"/>
      <w:r>
        <w:rPr>
          <w:rFonts w:hint="eastAsia" w:ascii="宋体" w:hAnsi="宋体" w:cs="宋体"/>
          <w:sz w:val="21"/>
          <w:szCs w:val="21"/>
        </w:rPr>
        <w:t>钟太文. 优质杂交稻荃优</w:t>
      </w:r>
      <w:r>
        <w:rPr>
          <w:rFonts w:hint="eastAsia" w:ascii="Times New Roman" w:hAnsi="Times New Roman" w:cs="宋体"/>
          <w:sz w:val="21"/>
          <w:szCs w:val="21"/>
        </w:rPr>
        <w:t>822</w:t>
      </w:r>
      <w:r>
        <w:rPr>
          <w:rFonts w:hint="eastAsia" w:ascii="宋体" w:hAnsi="宋体" w:cs="宋体"/>
          <w:sz w:val="21"/>
          <w:szCs w:val="21"/>
        </w:rPr>
        <w:t>的产量构成特点及高产栽培技术 [</w:t>
      </w:r>
      <w:r>
        <w:rPr>
          <w:rFonts w:hint="eastAsia" w:ascii="Times New Roman" w:hAnsi="Times New Roman" w:cs="宋体"/>
          <w:sz w:val="21"/>
          <w:szCs w:val="21"/>
        </w:rPr>
        <w:t>J</w:t>
      </w:r>
      <w:r>
        <w:rPr>
          <w:rFonts w:hint="eastAsia" w:ascii="宋体" w:hAnsi="宋体" w:cs="宋体"/>
          <w:sz w:val="21"/>
          <w:szCs w:val="21"/>
        </w:rPr>
        <w:t xml:space="preserve">]. 农业科技通讯, </w:t>
      </w:r>
      <w:r>
        <w:rPr>
          <w:rFonts w:hint="eastAsia" w:ascii="Times New Roman" w:hAnsi="Times New Roman" w:cs="宋体"/>
          <w:sz w:val="21"/>
          <w:szCs w:val="21"/>
        </w:rPr>
        <w:t>2021</w:t>
      </w:r>
      <w:r>
        <w:rPr>
          <w:rFonts w:hint="eastAsia" w:ascii="宋体" w:hAnsi="宋体" w:cs="宋体"/>
          <w:sz w:val="21"/>
          <w:szCs w:val="21"/>
        </w:rPr>
        <w:t>, (</w:t>
      </w:r>
      <w:r>
        <w:rPr>
          <w:rFonts w:hint="eastAsia" w:ascii="Times New Roman" w:hAnsi="Times New Roman" w:cs="宋体"/>
          <w:sz w:val="21"/>
          <w:szCs w:val="21"/>
        </w:rPr>
        <w:t>10</w:t>
      </w:r>
      <w:r>
        <w:rPr>
          <w:rFonts w:hint="eastAsia" w:ascii="宋体" w:hAnsi="宋体" w:cs="宋体"/>
          <w:sz w:val="21"/>
          <w:szCs w:val="21"/>
        </w:rPr>
        <w:t xml:space="preserve">): </w:t>
      </w:r>
      <w:r>
        <w:rPr>
          <w:rFonts w:hint="eastAsia" w:ascii="Times New Roman" w:hAnsi="Times New Roman" w:cs="宋体"/>
          <w:sz w:val="21"/>
          <w:szCs w:val="21"/>
        </w:rPr>
        <w:t>263</w:t>
      </w:r>
      <w:r>
        <w:rPr>
          <w:rFonts w:hint="eastAsia" w:ascii="宋体" w:hAnsi="宋体" w:cs="宋体"/>
          <w:sz w:val="21"/>
          <w:szCs w:val="21"/>
        </w:rPr>
        <w:t>-</w:t>
      </w:r>
      <w:r>
        <w:rPr>
          <w:rFonts w:hint="eastAsia" w:ascii="Times New Roman" w:hAnsi="Times New Roman" w:cs="宋体"/>
          <w:sz w:val="21"/>
          <w:szCs w:val="21"/>
        </w:rPr>
        <w:t>265</w:t>
      </w:r>
      <w:r>
        <w:rPr>
          <w:rFonts w:hint="eastAsia" w:ascii="宋体" w:hAnsi="宋体" w:cs="宋体"/>
          <w:sz w:val="21"/>
          <w:szCs w:val="21"/>
        </w:rPr>
        <w:t>.</w:t>
      </w:r>
      <w:bookmarkEnd w:id="56"/>
    </w:p>
    <w:p w14:paraId="417A6F31">
      <w:pPr>
        <w:pStyle w:val="12"/>
        <w:numPr>
          <w:ilvl w:val="0"/>
          <w:numId w:val="1"/>
        </w:numPr>
        <w:wordWrap w:val="0"/>
        <w:autoSpaceDE w:val="0"/>
        <w:autoSpaceDN w:val="0"/>
        <w:ind w:left="420" w:hanging="420" w:hangingChars="200"/>
        <w:jc w:val="both"/>
        <w:rPr>
          <w:rFonts w:hint="eastAsia" w:ascii="宋体" w:hAnsi="宋体" w:cs="宋体"/>
          <w:sz w:val="21"/>
          <w:szCs w:val="21"/>
        </w:rPr>
      </w:pPr>
      <w:bookmarkStart w:id="57" w:name="_Ref14073"/>
      <w:r>
        <w:rPr>
          <w:rFonts w:ascii="宋体" w:hAnsi="宋体" w:cs="宋体"/>
          <w:sz w:val="21"/>
          <w:szCs w:val="21"/>
        </w:rPr>
        <w:t>王伟妮，鲁剑巍，鲁明星，等. 湖北省早、中、晚稻施磷增产效应及磷肥利用率研究 [</w:t>
      </w:r>
      <w:r>
        <w:rPr>
          <w:rFonts w:ascii="Times New Roman" w:hAnsi="Times New Roman" w:cs="宋体"/>
          <w:sz w:val="21"/>
          <w:szCs w:val="21"/>
        </w:rPr>
        <w:t>J</w:t>
      </w:r>
      <w:r>
        <w:rPr>
          <w:rFonts w:ascii="宋体" w:hAnsi="宋体" w:cs="宋体"/>
          <w:sz w:val="21"/>
          <w:szCs w:val="21"/>
        </w:rPr>
        <w:t>].植物营养与肥料学报，</w:t>
      </w:r>
      <w:r>
        <w:rPr>
          <w:rFonts w:ascii="Times New Roman" w:hAnsi="Times New Roman" w:cs="宋体"/>
          <w:sz w:val="21"/>
          <w:szCs w:val="21"/>
        </w:rPr>
        <w:t>2011</w:t>
      </w:r>
      <w:r>
        <w:rPr>
          <w:rFonts w:ascii="宋体" w:hAnsi="宋体" w:cs="宋体"/>
          <w:sz w:val="21"/>
          <w:szCs w:val="21"/>
        </w:rPr>
        <w:t>，</w:t>
      </w:r>
      <w:r>
        <w:rPr>
          <w:rFonts w:ascii="Times New Roman" w:hAnsi="Times New Roman" w:cs="宋体"/>
          <w:sz w:val="21"/>
          <w:szCs w:val="21"/>
        </w:rPr>
        <w:t>17</w:t>
      </w:r>
      <w:r>
        <w:rPr>
          <w:rFonts w:ascii="宋体" w:hAnsi="宋体" w:cs="宋体"/>
          <w:sz w:val="21"/>
          <w:szCs w:val="21"/>
        </w:rPr>
        <w:t>（</w:t>
      </w:r>
      <w:r>
        <w:rPr>
          <w:rFonts w:ascii="Times New Roman" w:hAnsi="Times New Roman" w:cs="宋体"/>
          <w:sz w:val="21"/>
          <w:szCs w:val="21"/>
        </w:rPr>
        <w:t>4</w:t>
      </w:r>
      <w:r>
        <w:rPr>
          <w:rFonts w:ascii="宋体" w:hAnsi="宋体" w:cs="宋体"/>
          <w:sz w:val="21"/>
          <w:szCs w:val="21"/>
        </w:rPr>
        <w:t>）：</w:t>
      </w:r>
      <w:r>
        <w:rPr>
          <w:rFonts w:ascii="Times New Roman" w:hAnsi="Times New Roman" w:cs="宋体"/>
          <w:sz w:val="21"/>
          <w:szCs w:val="21"/>
        </w:rPr>
        <w:t>795</w:t>
      </w:r>
      <w:r>
        <w:rPr>
          <w:rFonts w:ascii="宋体" w:hAnsi="宋体" w:cs="宋体"/>
          <w:sz w:val="21"/>
          <w:szCs w:val="21"/>
        </w:rPr>
        <w:t>-</w:t>
      </w:r>
      <w:r>
        <w:rPr>
          <w:rFonts w:ascii="Times New Roman" w:hAnsi="Times New Roman" w:cs="宋体"/>
          <w:sz w:val="21"/>
          <w:szCs w:val="21"/>
        </w:rPr>
        <w:t>802</w:t>
      </w:r>
      <w:r>
        <w:rPr>
          <w:rFonts w:ascii="宋体" w:hAnsi="宋体" w:cs="宋体"/>
          <w:sz w:val="21"/>
          <w:szCs w:val="21"/>
        </w:rPr>
        <w:t>.</w:t>
      </w:r>
      <w:bookmarkEnd w:id="55"/>
      <w:bookmarkEnd w:id="57"/>
    </w:p>
    <w:p w14:paraId="2640A119">
      <w:pPr>
        <w:pStyle w:val="12"/>
        <w:wordWrap w:val="0"/>
        <w:autoSpaceDE w:val="0"/>
        <w:autoSpaceDN w:val="0"/>
        <w:ind w:left="-420" w:leftChars="-200"/>
        <w:jc w:val="both"/>
        <w:rPr>
          <w:rFonts w:hint="eastAsia" w:ascii="宋体" w:hAnsi="宋体" w:cs="宋体"/>
          <w:sz w:val="21"/>
          <w:szCs w:val="21"/>
        </w:rPr>
      </w:pPr>
    </w:p>
    <w:p w14:paraId="240EB681">
      <w:pPr>
        <w:adjustRightInd w:val="0"/>
        <w:spacing w:line="440" w:lineRule="exact"/>
        <w:jc w:val="left"/>
        <w:rPr>
          <w:szCs w:val="21"/>
        </w:rPr>
      </w:pPr>
    </w:p>
    <w:p w14:paraId="2FB7882C">
      <w:pPr>
        <w:adjustRightInd w:val="0"/>
        <w:spacing w:line="440" w:lineRule="exact"/>
        <w:jc w:val="center"/>
        <w:rPr>
          <w:szCs w:val="21"/>
        </w:rPr>
      </w:pPr>
    </w:p>
    <w:p w14:paraId="2EEFC632">
      <w:pPr>
        <w:spacing w:line="440" w:lineRule="exact"/>
        <w:jc w:val="center"/>
        <w:rPr>
          <w:b/>
          <w:bCs/>
          <w:sz w:val="18"/>
          <w:szCs w:val="18"/>
        </w:rPr>
      </w:pPr>
      <w:r>
        <w:rPr>
          <w:rFonts w:hint="eastAsia" w:ascii="黑体" w:hAnsi="黑体" w:eastAsia="黑体" w:cs="黑体"/>
          <w:sz w:val="30"/>
          <w:szCs w:val="30"/>
        </w:rPr>
        <w:t>致  谢</w:t>
      </w:r>
    </w:p>
    <w:p w14:paraId="72F6102D">
      <w:pPr>
        <w:spacing w:line="440" w:lineRule="exact"/>
        <w:ind w:firstLine="480" w:firstLineChars="200"/>
        <w:rPr>
          <w:sz w:val="24"/>
        </w:rPr>
      </w:pPr>
      <w:r>
        <w:rPr>
          <w:sz w:val="24"/>
        </w:rPr>
        <w:t>本论文是</w:t>
      </w:r>
    </w:p>
    <w:p w14:paraId="3F932735">
      <w:pPr>
        <w:spacing w:line="440" w:lineRule="exact"/>
        <w:ind w:firstLine="360" w:firstLineChars="200"/>
        <w:rPr>
          <w:sz w:val="24"/>
        </w:rPr>
      </w:pPr>
      <w:r>
        <w:rPr>
          <w:sz w:val="18"/>
          <w:szCs w:val="18"/>
        </w:rPr>
        <w:t xml:space="preserve"> </w:t>
      </w:r>
    </w:p>
    <w:p w14:paraId="2FD83F99">
      <w:pPr>
        <w:spacing w:line="440" w:lineRule="exact"/>
        <w:jc w:val="center"/>
        <w:rPr>
          <w:sz w:val="24"/>
        </w:rPr>
      </w:pPr>
    </w:p>
    <w:p w14:paraId="160C9E49">
      <w:pPr>
        <w:adjustRightInd w:val="0"/>
        <w:snapToGrid w:val="0"/>
        <w:spacing w:line="440" w:lineRule="exact"/>
        <w:rPr>
          <w:rFonts w:eastAsia="黑体"/>
          <w:sz w:val="24"/>
        </w:rPr>
      </w:pPr>
    </w:p>
    <w:p w14:paraId="7D2117DB">
      <w:pPr>
        <w:adjustRightInd w:val="0"/>
        <w:snapToGrid w:val="0"/>
        <w:spacing w:line="440" w:lineRule="exact"/>
        <w:rPr>
          <w:rFonts w:eastAsia="黑体"/>
          <w:sz w:val="24"/>
        </w:rPr>
      </w:pPr>
    </w:p>
    <w:p w14:paraId="799D1561">
      <w:pPr>
        <w:adjustRightInd w:val="0"/>
        <w:snapToGrid w:val="0"/>
        <w:spacing w:line="440" w:lineRule="exact"/>
        <w:rPr>
          <w:rFonts w:eastAsia="黑体"/>
          <w:sz w:val="24"/>
        </w:rPr>
      </w:pPr>
    </w:p>
    <w:p w14:paraId="1A4A2EF0"/>
    <w:p w14:paraId="2AF77B0A"/>
    <w:p w14:paraId="7337FDE7"/>
    <w:p w14:paraId="46148DDD"/>
    <w:p w14:paraId="1D93365F"/>
    <w:p w14:paraId="3399A13F">
      <w:pPr>
        <w:rPr>
          <w:color w:val="FF0000"/>
        </w:rPr>
      </w:pPr>
    </w:p>
    <w:p w14:paraId="27CBB359">
      <w:pPr>
        <w:rPr>
          <w:color w:val="FF0000"/>
        </w:rPr>
      </w:pPr>
    </w:p>
    <w:p w14:paraId="4CAC1F6B">
      <w:pPr>
        <w:spacing w:before="156" w:beforeLines="50" w:after="156" w:afterLines="50"/>
        <w:jc w:val="center"/>
        <w:rPr>
          <w:rFonts w:hint="eastAsia" w:ascii="宋体" w:hAnsi="宋体"/>
          <w:b/>
          <w:bCs/>
          <w:sz w:val="52"/>
          <w:szCs w:val="52"/>
        </w:rPr>
      </w:pPr>
    </w:p>
    <w:p w14:paraId="023E2DA8"/>
    <w:p w14:paraId="266A3B15"/>
    <w:p w14:paraId="54695F2F"/>
    <w:p w14:paraId="697574A6"/>
    <w:p w14:paraId="5A08F7B1"/>
    <w:p w14:paraId="25133704"/>
    <w:p w14:paraId="6D3255A3"/>
    <w:sectPr>
      <w:headerReference r:id="rId5" w:type="default"/>
      <w:pgSz w:w="11906" w:h="16838"/>
      <w:pgMar w:top="1134" w:right="1474" w:bottom="1134" w:left="1474" w:header="851" w:footer="992" w:gutter="0"/>
      <w:pgBorders>
        <w:top w:val="none" w:sz="0" w:space="0"/>
        <w:left w:val="none" w:sz="0" w:space="0"/>
        <w:bottom w:val="none" w:sz="0" w:space="0"/>
        <w:right w:val="none" w:sz="0" w:space="0"/>
      </w:pgBorders>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奕霖 李" w:date="2026-05-12T20:14:00Z" w:initials="奕李">
    <w:p w14:paraId="73BC7A25">
      <w:pPr>
        <w:pStyle w:val="4"/>
      </w:pPr>
      <w:r>
        <w:rPr>
          <w:rFonts w:ascii="Times New Roman" w:hAnsi="Times New Roman"/>
        </w:rPr>
        <w:t>A</w:t>
      </w:r>
      <w:r>
        <w:rPr>
          <w:rFonts w:hint="eastAsia" w:ascii="Times New Roman" w:hAnsi="Times New Roman"/>
        </w:rPr>
        <w:t>i</w:t>
      </w:r>
      <w:r>
        <w:rPr>
          <w:rFonts w:hint="eastAsia"/>
        </w:rPr>
        <w:t>痕迹严重，重写</w:t>
      </w:r>
    </w:p>
  </w:comment>
  <w:comment w:id="1" w:author="奕霖 李" w:date="2026-05-12T20:26:00Z" w:initials="奕李">
    <w:p w14:paraId="754BF0CB">
      <w:pPr>
        <w:pStyle w:val="4"/>
      </w:pPr>
      <w:r>
        <w:rPr>
          <w:rFonts w:hint="eastAsia"/>
        </w:rPr>
        <w:t>图例请规范摆放，纵坐标可调高来留白</w:t>
      </w:r>
    </w:p>
  </w:comment>
  <w:comment w:id="2" w:author="奕霖 李" w:date="2026-05-12T20:27:00Z" w:initials="奕李">
    <w:p w14:paraId="0B01F251">
      <w:pPr>
        <w:pStyle w:val="4"/>
      </w:pPr>
      <w:r>
        <w:rPr>
          <w:rFonts w:hint="eastAsia"/>
        </w:rPr>
        <w:t>纵坐标单位错了吧</w:t>
      </w:r>
    </w:p>
    <w:p w14:paraId="45B4EDD5">
      <w:pPr>
        <w:pStyle w:val="4"/>
      </w:pPr>
    </w:p>
  </w:comment>
  <w:comment w:id="3" w:author="奕霖 李" w:date="2026-05-12T20:30:00Z" w:initials="奕李">
    <w:p w14:paraId="65013A5D">
      <w:pPr>
        <w:pStyle w:val="4"/>
      </w:pPr>
      <w:r>
        <w:rPr>
          <w:rFonts w:hint="eastAsia"/>
        </w:rPr>
        <w:t>用词不当</w:t>
      </w:r>
    </w:p>
  </w:comment>
  <w:comment w:id="4" w:author="奕霖 李" w:date="2026-05-12T20:34:00Z" w:initials="奕李">
    <w:p w14:paraId="048731C5">
      <w:pPr>
        <w:pStyle w:val="4"/>
      </w:pPr>
      <w:r>
        <w:rPr>
          <w:rFonts w:hint="eastAsia"/>
        </w:rPr>
        <w:t>每提到一个观点时需要引用文献</w:t>
      </w:r>
    </w:p>
  </w:comment>
  <w:comment w:id="5" w:author="奕霖 李" w:date="2026-05-12T20:35:00Z" w:initials="奕李">
    <w:p w14:paraId="73ECC71D">
      <w:pPr>
        <w:pStyle w:val="4"/>
      </w:pPr>
      <w:r>
        <w:rPr>
          <w:rFonts w:hint="eastAsia"/>
        </w:rPr>
        <w:t>出自哪篇文献</w:t>
      </w:r>
    </w:p>
  </w:comment>
  <w:comment w:id="6" w:author="奕霖 李" w:date="2026-05-12T20:36:00Z" w:initials="奕李">
    <w:p w14:paraId="3FFDA6D4">
      <w:pPr>
        <w:pStyle w:val="4"/>
      </w:pPr>
      <w:r>
        <w:rPr>
          <w:rFonts w:hint="eastAsia"/>
        </w:rPr>
        <w:t>？</w:t>
      </w:r>
    </w:p>
  </w:comment>
  <w:comment w:id="7" w:author="奕霖 李" w:date="2026-05-12T20:37:00Z" w:initials="奕李">
    <w:p w14:paraId="165D029C">
      <w:pPr>
        <w:pStyle w:val="4"/>
      </w:pPr>
      <w:r>
        <w:rPr>
          <w:rFonts w:hint="eastAsia"/>
        </w:rPr>
        <w:t>开题报告就说了，</w:t>
      </w:r>
      <w:r>
        <w:rPr>
          <w:rFonts w:hint="eastAsia" w:ascii="Times New Roman" w:hAnsi="Times New Roman"/>
        </w:rPr>
        <w:t>DOI</w:t>
      </w:r>
      <w:r>
        <w:rPr>
          <w:rFonts w:hint="eastAsia"/>
        </w:rPr>
        <w:t>及其后面的内容全部要删掉</w:t>
      </w:r>
    </w:p>
  </w:comment>
  <w:comment w:id="8" w:author="奕霖 李" w:date="2026-05-12T20:37:00Z" w:initials="奕李">
    <w:p w14:paraId="486D7FDC">
      <w:pPr>
        <w:pStyle w:val="4"/>
      </w:pPr>
      <w:r>
        <w:rPr>
          <w:rFonts w:hint="eastAsia"/>
        </w:rPr>
        <w:t>文献不规范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3BC7A25" w15:done="0"/>
  <w15:commentEx w15:paraId="754BF0CB" w15:done="0"/>
  <w15:commentEx w15:paraId="45B4EDD5" w15:done="0"/>
  <w15:commentEx w15:paraId="65013A5D" w15:done="0"/>
  <w15:commentEx w15:paraId="048731C5" w15:done="0"/>
  <w15:commentEx w15:paraId="73ECC71D" w15:done="0"/>
  <w15:commentEx w15:paraId="3FFDA6D4" w15:done="0"/>
  <w15:commentEx w15:paraId="165D029C" w15:done="0"/>
  <w15:commentEx w15:paraId="486D7FD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使用中文字体">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使用中文字">
    <w:altName w:val="Segoe Print"/>
    <w:panose1 w:val="00000000000000000000"/>
    <w:charset w:val="00"/>
    <w:family w:val="auto"/>
    <w:pitch w:val="default"/>
    <w:sig w:usb0="00000000" w:usb1="00000000" w:usb2="00000000" w:usb3="00000000" w:csb0="00000000" w:csb1="00000000"/>
  </w:font>
  <w:font w:name="(使用中文">
    <w:altName w:val="Segoe Print"/>
    <w:panose1 w:val="00000000000000000000"/>
    <w:charset w:val="00"/>
    <w:family w:val="auto"/>
    <w:pitch w:val="default"/>
    <w:sig w:usb0="00000000" w:usb1="00000000" w:usb2="00000000" w:usb3="00000000" w:csb0="00000000" w:csb1="00000000"/>
  </w:font>
  <w:font w:name="(使用中">
    <w:altName w:val="Segoe Print"/>
    <w:panose1 w:val="00000000000000000000"/>
    <w:charset w:val="00"/>
    <w:family w:val="auto"/>
    <w:pitch w:val="default"/>
    <w:sig w:usb0="00000000" w:usb1="00000000" w:usb2="00000000" w:usb3="00000000" w:csb0="00000000" w:csb1="00000000"/>
  </w:font>
  <w:font w:name="(使用">
    <w:altName w:val="Segoe Print"/>
    <w:panose1 w:val="00000000000000000000"/>
    <w:charset w:val="00"/>
    <w:family w:val="auto"/>
    <w:pitch w:val="default"/>
    <w:sig w:usb0="00000000" w:usb1="00000000" w:usb2="00000000" w:usb3="00000000" w:csb0="00000000" w:csb1="00000000"/>
  </w:font>
  <w:font w:name="(使">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es New Roma">
    <w:altName w:val="Segoe Print"/>
    <w:panose1 w:val="00000000000000000000"/>
    <w:charset w:val="00"/>
    <w:family w:val="auto"/>
    <w:pitch w:val="default"/>
    <w:sig w:usb0="00000000" w:usb1="00000000" w:usb2="00000000" w:usb3="00000000" w:csb0="00000000" w:csb1="00000000"/>
  </w:font>
  <w:font w:name="Times New Rom">
    <w:altName w:val="Segoe Print"/>
    <w:panose1 w:val="00000000000000000000"/>
    <w:charset w:val="00"/>
    <w:family w:val="auto"/>
    <w:pitch w:val="default"/>
    <w:sig w:usb0="00000000" w:usb1="00000000" w:usb2="00000000" w:usb3="00000000" w:csb0="00000000" w:csb1="00000000"/>
  </w:font>
  <w:font w:name="Times New Ro">
    <w:altName w:val="Segoe Print"/>
    <w:panose1 w:val="00000000000000000000"/>
    <w:charset w:val="00"/>
    <w:family w:val="auto"/>
    <w:pitch w:val="default"/>
    <w:sig w:usb0="00000000" w:usb1="00000000" w:usb2="00000000" w:usb3="00000000" w:csb0="00000000" w:csb1="00000000"/>
  </w:font>
  <w:font w:name="Times New R">
    <w:altName w:val="Segoe Print"/>
    <w:panose1 w:val="00000000000000000000"/>
    <w:charset w:val="00"/>
    <w:family w:val="auto"/>
    <w:pitch w:val="default"/>
    <w:sig w:usb0="00000000" w:usb1="00000000" w:usb2="00000000" w:usb3="00000000" w:csb0="00000000" w:csb1="00000000"/>
  </w:font>
  <w:font w:name="Times New">
    <w:altName w:val="Times New Roman"/>
    <w:panose1 w:val="00000000000000000000"/>
    <w:charset w:val="00"/>
    <w:family w:val="auto"/>
    <w:pitch w:val="default"/>
    <w:sig w:usb0="00000000" w:usb1="00000000" w:usb2="00000000" w:usb3="00000000" w:csb0="00000000" w:csb1="00000000"/>
  </w:font>
  <w:font w:name="Times Ne">
    <w:altName w:val="Segoe Print"/>
    <w:panose1 w:val="00000000000000000000"/>
    <w:charset w:val="00"/>
    <w:family w:val="auto"/>
    <w:pitch w:val="default"/>
    <w:sig w:usb0="00000000" w:usb1="00000000" w:usb2="00000000" w:usb3="00000000" w:csb0="00000000" w:csb1="00000000"/>
  </w:font>
  <w:font w:name="Times N">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4C22E">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CA39A"/>
    <w:multiLevelType w:val="singleLevel"/>
    <w:tmpl w:val="274CA39A"/>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一文 袁">
    <w15:presenceInfo w15:providerId="Windows Live" w15:userId="fa208e3b1f363511"/>
  </w15:person>
  <w15:person w15:author="奕霖 李">
    <w15:presenceInfo w15:providerId="Windows Live" w15:userId="77878ca89bba3b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489"/>
    <w:rsid w:val="000037BB"/>
    <w:rsid w:val="00035B14"/>
    <w:rsid w:val="00041175"/>
    <w:rsid w:val="00057449"/>
    <w:rsid w:val="000765D0"/>
    <w:rsid w:val="000C1EB4"/>
    <w:rsid w:val="000E2160"/>
    <w:rsid w:val="00133CC8"/>
    <w:rsid w:val="00142023"/>
    <w:rsid w:val="00172645"/>
    <w:rsid w:val="001735EB"/>
    <w:rsid w:val="001829EE"/>
    <w:rsid w:val="00184FA2"/>
    <w:rsid w:val="00186081"/>
    <w:rsid w:val="001909D4"/>
    <w:rsid w:val="001969F8"/>
    <w:rsid w:val="001F5938"/>
    <w:rsid w:val="00212B6B"/>
    <w:rsid w:val="00247C32"/>
    <w:rsid w:val="00262ACB"/>
    <w:rsid w:val="0028488B"/>
    <w:rsid w:val="002A4AFE"/>
    <w:rsid w:val="002A7065"/>
    <w:rsid w:val="002B6102"/>
    <w:rsid w:val="002D57F7"/>
    <w:rsid w:val="002D6C8C"/>
    <w:rsid w:val="002F49B4"/>
    <w:rsid w:val="00302489"/>
    <w:rsid w:val="00313BA7"/>
    <w:rsid w:val="003210D4"/>
    <w:rsid w:val="0032189C"/>
    <w:rsid w:val="003414EC"/>
    <w:rsid w:val="003421D5"/>
    <w:rsid w:val="00347412"/>
    <w:rsid w:val="0035793B"/>
    <w:rsid w:val="003A4BDA"/>
    <w:rsid w:val="003B323E"/>
    <w:rsid w:val="003B4B08"/>
    <w:rsid w:val="003D4D69"/>
    <w:rsid w:val="003F3A03"/>
    <w:rsid w:val="00404F5A"/>
    <w:rsid w:val="00420C40"/>
    <w:rsid w:val="00436C16"/>
    <w:rsid w:val="00441EED"/>
    <w:rsid w:val="004460A0"/>
    <w:rsid w:val="00452F8C"/>
    <w:rsid w:val="004D65C1"/>
    <w:rsid w:val="005211CC"/>
    <w:rsid w:val="00524A44"/>
    <w:rsid w:val="0053170F"/>
    <w:rsid w:val="00551D5B"/>
    <w:rsid w:val="00560261"/>
    <w:rsid w:val="00575FE4"/>
    <w:rsid w:val="00580062"/>
    <w:rsid w:val="0059439E"/>
    <w:rsid w:val="005B4F53"/>
    <w:rsid w:val="005E3D6F"/>
    <w:rsid w:val="005E3FF7"/>
    <w:rsid w:val="005E5406"/>
    <w:rsid w:val="005E729C"/>
    <w:rsid w:val="005E7E05"/>
    <w:rsid w:val="006B091A"/>
    <w:rsid w:val="006C0B7D"/>
    <w:rsid w:val="006D424C"/>
    <w:rsid w:val="006D4A3C"/>
    <w:rsid w:val="006E6018"/>
    <w:rsid w:val="006E74D8"/>
    <w:rsid w:val="007122A6"/>
    <w:rsid w:val="00713ED2"/>
    <w:rsid w:val="00720C82"/>
    <w:rsid w:val="00735766"/>
    <w:rsid w:val="00736126"/>
    <w:rsid w:val="00752963"/>
    <w:rsid w:val="00760BB4"/>
    <w:rsid w:val="00761E17"/>
    <w:rsid w:val="00765088"/>
    <w:rsid w:val="00765E49"/>
    <w:rsid w:val="00793C69"/>
    <w:rsid w:val="007B30D3"/>
    <w:rsid w:val="007C6310"/>
    <w:rsid w:val="007D4B0D"/>
    <w:rsid w:val="0081153B"/>
    <w:rsid w:val="00814F92"/>
    <w:rsid w:val="0082212B"/>
    <w:rsid w:val="008370F9"/>
    <w:rsid w:val="00842E48"/>
    <w:rsid w:val="00875FF3"/>
    <w:rsid w:val="00876B6B"/>
    <w:rsid w:val="008C5275"/>
    <w:rsid w:val="008D4F55"/>
    <w:rsid w:val="008D5301"/>
    <w:rsid w:val="008E681A"/>
    <w:rsid w:val="008F5757"/>
    <w:rsid w:val="008F6F21"/>
    <w:rsid w:val="00916EC6"/>
    <w:rsid w:val="00924D91"/>
    <w:rsid w:val="009521A9"/>
    <w:rsid w:val="009825AA"/>
    <w:rsid w:val="009A5038"/>
    <w:rsid w:val="009A5542"/>
    <w:rsid w:val="009C3868"/>
    <w:rsid w:val="009F4D2D"/>
    <w:rsid w:val="009F6511"/>
    <w:rsid w:val="00A432F9"/>
    <w:rsid w:val="00A764E6"/>
    <w:rsid w:val="00AA372B"/>
    <w:rsid w:val="00AA741A"/>
    <w:rsid w:val="00AC1EFE"/>
    <w:rsid w:val="00B32B8B"/>
    <w:rsid w:val="00B37EC7"/>
    <w:rsid w:val="00B44947"/>
    <w:rsid w:val="00B64EFC"/>
    <w:rsid w:val="00B82949"/>
    <w:rsid w:val="00B8500A"/>
    <w:rsid w:val="00B87251"/>
    <w:rsid w:val="00B96F4D"/>
    <w:rsid w:val="00BF59A6"/>
    <w:rsid w:val="00BF627C"/>
    <w:rsid w:val="00C01292"/>
    <w:rsid w:val="00C30702"/>
    <w:rsid w:val="00C55815"/>
    <w:rsid w:val="00C926A6"/>
    <w:rsid w:val="00C92C46"/>
    <w:rsid w:val="00CB58A7"/>
    <w:rsid w:val="00CD7CEB"/>
    <w:rsid w:val="00D16845"/>
    <w:rsid w:val="00D60D6C"/>
    <w:rsid w:val="00D62832"/>
    <w:rsid w:val="00D63C1E"/>
    <w:rsid w:val="00D80942"/>
    <w:rsid w:val="00D91DAD"/>
    <w:rsid w:val="00D96A37"/>
    <w:rsid w:val="00DB5A92"/>
    <w:rsid w:val="00DF42AB"/>
    <w:rsid w:val="00DF4ABC"/>
    <w:rsid w:val="00E20A8E"/>
    <w:rsid w:val="00E23B14"/>
    <w:rsid w:val="00E40F40"/>
    <w:rsid w:val="00E462B2"/>
    <w:rsid w:val="00E97702"/>
    <w:rsid w:val="00ED09C9"/>
    <w:rsid w:val="00EF7C39"/>
    <w:rsid w:val="00F25826"/>
    <w:rsid w:val="00F30E52"/>
    <w:rsid w:val="00F45D13"/>
    <w:rsid w:val="00F53B96"/>
    <w:rsid w:val="00F66825"/>
    <w:rsid w:val="00F67CA4"/>
    <w:rsid w:val="00F73D84"/>
    <w:rsid w:val="00F95277"/>
    <w:rsid w:val="00FB2BE7"/>
    <w:rsid w:val="00FB65DB"/>
    <w:rsid w:val="00FC0B1C"/>
    <w:rsid w:val="00FC7E16"/>
    <w:rsid w:val="00FE40DB"/>
    <w:rsid w:val="015508E7"/>
    <w:rsid w:val="02DA0D9F"/>
    <w:rsid w:val="058F488B"/>
    <w:rsid w:val="05AA7659"/>
    <w:rsid w:val="069512D1"/>
    <w:rsid w:val="09E5677B"/>
    <w:rsid w:val="0B3E1BD2"/>
    <w:rsid w:val="0DAC452F"/>
    <w:rsid w:val="101A6ECD"/>
    <w:rsid w:val="109F4086"/>
    <w:rsid w:val="11023992"/>
    <w:rsid w:val="113157AE"/>
    <w:rsid w:val="11856371"/>
    <w:rsid w:val="12B86353"/>
    <w:rsid w:val="12CE7832"/>
    <w:rsid w:val="147A61A9"/>
    <w:rsid w:val="17FD3EB2"/>
    <w:rsid w:val="190F05AB"/>
    <w:rsid w:val="19183BAB"/>
    <w:rsid w:val="198C0AF1"/>
    <w:rsid w:val="199A427B"/>
    <w:rsid w:val="19D133E7"/>
    <w:rsid w:val="1A1957DA"/>
    <w:rsid w:val="1A907110"/>
    <w:rsid w:val="1B17780C"/>
    <w:rsid w:val="1BDE0DE4"/>
    <w:rsid w:val="1C473F2F"/>
    <w:rsid w:val="1D22280C"/>
    <w:rsid w:val="1E2C55D9"/>
    <w:rsid w:val="202872CE"/>
    <w:rsid w:val="212A0BF1"/>
    <w:rsid w:val="23FC34CB"/>
    <w:rsid w:val="24FF4452"/>
    <w:rsid w:val="266C1F97"/>
    <w:rsid w:val="26D66D39"/>
    <w:rsid w:val="27344A48"/>
    <w:rsid w:val="2760611B"/>
    <w:rsid w:val="29E5576E"/>
    <w:rsid w:val="2ABF13A7"/>
    <w:rsid w:val="2F044E1C"/>
    <w:rsid w:val="2FF90695"/>
    <w:rsid w:val="3280183C"/>
    <w:rsid w:val="329D6F19"/>
    <w:rsid w:val="34052A0C"/>
    <w:rsid w:val="3566192B"/>
    <w:rsid w:val="35B8118E"/>
    <w:rsid w:val="36000BAC"/>
    <w:rsid w:val="386677F1"/>
    <w:rsid w:val="38BF138E"/>
    <w:rsid w:val="398D3E9F"/>
    <w:rsid w:val="3A6A03E3"/>
    <w:rsid w:val="3B040577"/>
    <w:rsid w:val="3C886DBE"/>
    <w:rsid w:val="3DFF693D"/>
    <w:rsid w:val="40757A4F"/>
    <w:rsid w:val="40ED5557"/>
    <w:rsid w:val="41F65F15"/>
    <w:rsid w:val="424010B3"/>
    <w:rsid w:val="44C31A3A"/>
    <w:rsid w:val="44DB4337"/>
    <w:rsid w:val="454941D3"/>
    <w:rsid w:val="456C4C74"/>
    <w:rsid w:val="4747591E"/>
    <w:rsid w:val="47476652"/>
    <w:rsid w:val="47CD234C"/>
    <w:rsid w:val="47CE35B6"/>
    <w:rsid w:val="48E84783"/>
    <w:rsid w:val="4DD97D0D"/>
    <w:rsid w:val="4E2B47CD"/>
    <w:rsid w:val="4E8961AC"/>
    <w:rsid w:val="4EE67B0A"/>
    <w:rsid w:val="4EFF6545"/>
    <w:rsid w:val="4F293FD1"/>
    <w:rsid w:val="4F8556C2"/>
    <w:rsid w:val="50895736"/>
    <w:rsid w:val="50A37E92"/>
    <w:rsid w:val="50CA2849"/>
    <w:rsid w:val="50E37ED1"/>
    <w:rsid w:val="51954A02"/>
    <w:rsid w:val="52355AC6"/>
    <w:rsid w:val="52584BD7"/>
    <w:rsid w:val="52766056"/>
    <w:rsid w:val="534C3696"/>
    <w:rsid w:val="53E40FC2"/>
    <w:rsid w:val="552C79A0"/>
    <w:rsid w:val="570109B9"/>
    <w:rsid w:val="57B26DB0"/>
    <w:rsid w:val="57CD7125"/>
    <w:rsid w:val="58361519"/>
    <w:rsid w:val="59866634"/>
    <w:rsid w:val="5B902A45"/>
    <w:rsid w:val="5D0403A9"/>
    <w:rsid w:val="61B66365"/>
    <w:rsid w:val="63B0149D"/>
    <w:rsid w:val="63F50C0B"/>
    <w:rsid w:val="6459249E"/>
    <w:rsid w:val="6514786B"/>
    <w:rsid w:val="67C4023B"/>
    <w:rsid w:val="689332EB"/>
    <w:rsid w:val="68FE5899"/>
    <w:rsid w:val="695238E6"/>
    <w:rsid w:val="69D61631"/>
    <w:rsid w:val="6A8B3D7E"/>
    <w:rsid w:val="6AB9362D"/>
    <w:rsid w:val="6AFE7E7F"/>
    <w:rsid w:val="6CD50C99"/>
    <w:rsid w:val="6D7C5FAF"/>
    <w:rsid w:val="70511770"/>
    <w:rsid w:val="708217DA"/>
    <w:rsid w:val="70C04A87"/>
    <w:rsid w:val="71D25BDE"/>
    <w:rsid w:val="71EA0CF1"/>
    <w:rsid w:val="73DE5EB2"/>
    <w:rsid w:val="7603432A"/>
    <w:rsid w:val="771D4F43"/>
    <w:rsid w:val="785632AC"/>
    <w:rsid w:val="78D65E6A"/>
    <w:rsid w:val="79C11BD2"/>
    <w:rsid w:val="79F77CEC"/>
    <w:rsid w:val="7A374128"/>
    <w:rsid w:val="7A537CD9"/>
    <w:rsid w:val="7C106E98"/>
    <w:rsid w:val="7D6863C4"/>
    <w:rsid w:val="7F6779F6"/>
    <w:rsid w:val="7F6F6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character" w:default="1" w:styleId="17">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等线 Light" w:hAnsi="等线 Light" w:eastAsia="黑体"/>
      <w:sz w:val="20"/>
      <w:szCs w:val="20"/>
    </w:rPr>
  </w:style>
  <w:style w:type="paragraph" w:styleId="4">
    <w:name w:val="annotation text"/>
    <w:basedOn w:val="1"/>
    <w:link w:val="29"/>
    <w:qFormat/>
    <w:uiPriority w:val="0"/>
    <w:pPr>
      <w:jc w:val="left"/>
    </w:pPr>
  </w:style>
  <w:style w:type="paragraph" w:styleId="5">
    <w:name w:val="Body Text"/>
    <w:basedOn w:val="1"/>
    <w:link w:val="20"/>
    <w:qFormat/>
    <w:uiPriority w:val="0"/>
    <w:rPr>
      <w:rFonts w:eastAsia="黑体"/>
      <w:b/>
      <w:bCs/>
      <w:sz w:val="32"/>
    </w:rPr>
  </w:style>
  <w:style w:type="paragraph" w:styleId="6">
    <w:name w:val="toc 3"/>
    <w:basedOn w:val="1"/>
    <w:next w:val="1"/>
    <w:autoRedefine/>
    <w:unhideWhenUsed/>
    <w:qFormat/>
    <w:uiPriority w:val="39"/>
    <w:pPr>
      <w:widowControl/>
      <w:tabs>
        <w:tab w:val="right" w:leader="dot" w:pos="8948"/>
      </w:tabs>
      <w:spacing w:after="100" w:line="259" w:lineRule="auto"/>
      <w:ind w:left="442"/>
      <w:jc w:val="left"/>
    </w:pPr>
    <w:rPr>
      <w:rFonts w:asciiTheme="minorHAnsi" w:hAnsiTheme="minorHAnsi" w:eastAsiaTheme="minorEastAsia"/>
      <w:kern w:val="0"/>
      <w:sz w:val="22"/>
      <w:szCs w:val="22"/>
    </w:rPr>
  </w:style>
  <w:style w:type="paragraph" w:styleId="7">
    <w:name w:val="Body Text Indent 2"/>
    <w:basedOn w:val="1"/>
    <w:link w:val="21"/>
    <w:qFormat/>
    <w:uiPriority w:val="0"/>
    <w:pPr>
      <w:spacing w:after="120" w:line="480" w:lineRule="auto"/>
      <w:ind w:left="420" w:leftChars="200"/>
    </w:pPr>
  </w:style>
  <w:style w:type="paragraph" w:styleId="8">
    <w:name w:val="footer"/>
    <w:basedOn w:val="1"/>
    <w:link w:val="22"/>
    <w:qFormat/>
    <w:uiPriority w:val="0"/>
    <w:pPr>
      <w:tabs>
        <w:tab w:val="center" w:pos="4153"/>
        <w:tab w:val="right" w:pos="8306"/>
      </w:tabs>
      <w:snapToGrid w:val="0"/>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2">
    <w:name w:val="Normal (Web)"/>
    <w:basedOn w:val="1"/>
    <w:qFormat/>
    <w:uiPriority w:val="99"/>
    <w:pPr>
      <w:spacing w:before="100" w:beforeAutospacing="1" w:after="100" w:afterAutospacing="1"/>
      <w:jc w:val="left"/>
    </w:pPr>
    <w:rPr>
      <w:kern w:val="0"/>
      <w:sz w:val="24"/>
    </w:rPr>
  </w:style>
  <w:style w:type="paragraph" w:styleId="13">
    <w:name w:val="annotation subject"/>
    <w:basedOn w:val="4"/>
    <w:next w:val="4"/>
    <w:link w:val="30"/>
    <w:qFormat/>
    <w:uiPriority w:val="0"/>
    <w:rPr>
      <w:b/>
      <w:bCs/>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Table Theme"/>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467886" w:themeColor="hyperlink"/>
      <w:u w:val="single"/>
      <w14:textFill>
        <w14:solidFill>
          <w14:schemeClr w14:val="hlink"/>
        </w14:solidFill>
      </w14:textFill>
    </w:rPr>
  </w:style>
  <w:style w:type="character" w:styleId="19">
    <w:name w:val="annotation reference"/>
    <w:basedOn w:val="17"/>
    <w:qFormat/>
    <w:uiPriority w:val="0"/>
    <w:rPr>
      <w:sz w:val="21"/>
      <w:szCs w:val="21"/>
    </w:rPr>
  </w:style>
  <w:style w:type="character" w:customStyle="1" w:styleId="20">
    <w:name w:val="正文文本 字符"/>
    <w:link w:val="5"/>
    <w:qFormat/>
    <w:uiPriority w:val="0"/>
    <w:rPr>
      <w:rFonts w:eastAsia="黑体"/>
      <w:b/>
      <w:bCs/>
      <w:kern w:val="2"/>
      <w:sz w:val="32"/>
      <w:szCs w:val="24"/>
      <w:lang w:val="en-US" w:eastAsia="zh-CN" w:bidi="ar-SA"/>
    </w:rPr>
  </w:style>
  <w:style w:type="character" w:customStyle="1" w:styleId="21">
    <w:name w:val="正文文本缩进 2 字符"/>
    <w:link w:val="7"/>
    <w:qFormat/>
    <w:uiPriority w:val="0"/>
    <w:rPr>
      <w:rFonts w:eastAsia="宋体"/>
      <w:kern w:val="2"/>
      <w:sz w:val="21"/>
      <w:szCs w:val="24"/>
      <w:lang w:val="en-US" w:eastAsia="zh-CN" w:bidi="ar-SA"/>
    </w:rPr>
  </w:style>
  <w:style w:type="character" w:customStyle="1" w:styleId="22">
    <w:name w:val="页脚 字符"/>
    <w:link w:val="8"/>
    <w:qFormat/>
    <w:uiPriority w:val="0"/>
    <w:rPr>
      <w:rFonts w:eastAsia="宋体"/>
      <w:kern w:val="2"/>
      <w:sz w:val="18"/>
      <w:szCs w:val="18"/>
      <w:lang w:val="en-US" w:eastAsia="zh-CN" w:bidi="ar-SA"/>
    </w:rPr>
  </w:style>
  <w:style w:type="character" w:customStyle="1" w:styleId="23">
    <w:name w:val="页眉 字符"/>
    <w:link w:val="9"/>
    <w:qFormat/>
    <w:uiPriority w:val="0"/>
    <w:rPr>
      <w:rFonts w:eastAsia="宋体"/>
      <w:kern w:val="2"/>
      <w:sz w:val="18"/>
      <w:szCs w:val="18"/>
      <w:lang w:val="en-US" w:eastAsia="zh-CN" w:bidi="ar-SA"/>
    </w:rPr>
  </w:style>
  <w:style w:type="paragraph" w:styleId="24">
    <w:name w:val="List Paragraph"/>
    <w:basedOn w:val="1"/>
    <w:qFormat/>
    <w:uiPriority w:val="99"/>
    <w:pPr>
      <w:ind w:firstLine="420" w:firstLineChars="200"/>
    </w:pPr>
  </w:style>
  <w:style w:type="table" w:customStyle="1" w:styleId="25">
    <w:name w:val="三线表"/>
    <w:basedOn w:val="14"/>
    <w:qFormat/>
    <w:uiPriority w:val="0"/>
    <w:tblPr>
      <w:tblBorders>
        <w:top w:val="single" w:color="000000" w:sz="12" w:space="0"/>
        <w:bottom w:val="single" w:color="000000" w:sz="12" w:space="0"/>
      </w:tblBorders>
    </w:tblPr>
    <w:tblStylePr w:type="firstRow">
      <w:rPr>
        <w:sz w:val="72"/>
      </w:rPr>
      <w:tcPr>
        <w:tcBorders>
          <w:bottom w:val="single" w:color="000000" w:sz="4" w:space="0"/>
        </w:tcBorders>
      </w:tcPr>
    </w:tblStylePr>
  </w:style>
  <w:style w:type="character" w:customStyle="1" w:styleId="26">
    <w:name w:val="标题 1 字符"/>
    <w:basedOn w:val="17"/>
    <w:link w:val="2"/>
    <w:qFormat/>
    <w:uiPriority w:val="0"/>
    <w:rPr>
      <w:b/>
      <w:bCs/>
      <w:kern w:val="44"/>
      <w:sz w:val="44"/>
      <w:szCs w:val="44"/>
    </w:rPr>
  </w:style>
  <w:style w:type="paragraph" w:customStyle="1" w:styleId="2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28">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29">
    <w:name w:val="批注文字 字符"/>
    <w:basedOn w:val="17"/>
    <w:link w:val="4"/>
    <w:qFormat/>
    <w:uiPriority w:val="0"/>
    <w:rPr>
      <w:kern w:val="2"/>
      <w:sz w:val="21"/>
      <w:szCs w:val="24"/>
    </w:rPr>
  </w:style>
  <w:style w:type="character" w:customStyle="1" w:styleId="30">
    <w:name w:val="批注主题 字符"/>
    <w:basedOn w:val="29"/>
    <w:link w:val="13"/>
    <w:qFormat/>
    <w:uiPriority w:val="0"/>
    <w:rPr>
      <w:b/>
      <w:bCs/>
      <w:kern w:val="2"/>
      <w:sz w:val="21"/>
      <w:szCs w:val="24"/>
    </w:rPr>
  </w:style>
  <w:style w:type="paragraph" w:customStyle="1" w:styleId="3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6E143378-7CB4-43A3-9912-71D70B055FE1}">
  <ds:schemaRefs/>
</ds:datastoreItem>
</file>

<file path=docProps/app.xml><?xml version="1.0" encoding="utf-8"?>
<Properties xmlns="http://schemas.openxmlformats.org/officeDocument/2006/extended-properties" xmlns:vt="http://schemas.openxmlformats.org/officeDocument/2006/docPropsVTypes">
  <Template>Normal</Template>
  <Company>微软公司</Company>
  <Pages>15</Pages>
  <Words>7338</Words>
  <Characters>9838</Characters>
  <Lines>388</Lines>
  <Paragraphs>282</Paragraphs>
  <TotalTime>61</TotalTime>
  <ScaleCrop>false</ScaleCrop>
  <LinksUpToDate>false</LinksUpToDate>
  <CharactersWithSpaces>10237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2026-05-12T13:31:00Z</dcterms:created>
  <dc:creator>余婷婷</dc:creator>
  <cp:lastModifiedBy>Mc猴哥</cp:lastModifiedBy>
  <dcterms:modified xsi:type="dcterms:W3CDTF">2026-05-13T02:58:11Z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eyJoZGlkIjoiM2UzMzM4MmQ5MzgwN2Q3MWM0MjkzMTVmODViMzVkNTMiLCJ1c2VySWQiOiI4MDAwMDUzMzQifQ==</vt:lpwstr>
  </property>
  <property fmtid="{D5CDD505-2E9C-101B-9397-08002B2CF9AE}" pid="4" name="ICV">
    <vt:lpwstr>1598B7C21C484A728F667671557D27FE_13</vt:lpwstr>
  </property>
  <property fmtid="{D5CDD505-2E9C-101B-9397-08002B2CF9AE}" pid="5" name="CWM4a9bccb04ece11f18577bb7e0577ba7e">
    <vt:lpwstr>CWM+l1ty4QwOGBSgQD6yjfrmRt760Z2trebbkkqm3KwILX0pcOD/2fRBLmDiIB1JLUtbpqq4UyjrAgYJr0Zl783uA==</vt:lpwstr>
  </property>
  <property fmtid="{D5CDD505-2E9C-101B-9397-08002B2CF9AE}" pid="6" name="CWM61a7cc60995611f1b340b9363340b936">
    <vt:lpwstr>CWMu0XyTRhjgNQoym6IYGAteu18UBVB6Y4hyrMf5IiuJVShrdnUIbEMrpJawy1jyL8ASRGmCAw9NOHucfY0/aJHAg==</vt:lpwstr>
  </property>
</Properties>
</file>