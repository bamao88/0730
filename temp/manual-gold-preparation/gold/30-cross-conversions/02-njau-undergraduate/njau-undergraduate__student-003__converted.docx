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85" w:type="dxa"/>
        <w:tblInd w:w="108" w:type="dxa"/>
        <w:tblLayout w:type="fixed"/>
        <w:tblLook w:val="0000" w:firstRow="0" w:lastRow="0" w:firstColumn="0" w:lastColumn="0" w:noHBand="0" w:noVBand="0"/>
      </w:tblPr>
      <w:tblGrid>
        <w:gridCol w:w="9085"/>
      </w:tblGrid>
      <w:tr w:rsidR="00CB6F15" w14:paraId="450E34C1" w14:textId="77777777">
        <w:trPr>
          <w:cantSplit/>
          <w:trHeight w:val="844"/>
        </w:trPr>
        <w:tc>
          <w:tcPr>
            <w:tcW w:w="9085" w:type="dxa"/>
            <w:vAlign w:val="center"/>
          </w:tcPr>
          <w:p w14:paraId="70183941" w14:textId="77777777" w:rsidR="006C158B" w:rsidRDefault="006C158B" w:rsidP="006C158B">
            <w:pPr>
              <w:adjustRightInd w:val="0"/>
              <w:spacing w:line="300" w:lineRule="auto"/>
              <w:jc w:val="left"/>
              <w:rPr>
                <w:rFonts w:ascii="宋体" w:hAnsi="宋体"/>
                <w:noProof/>
                <w:sz w:val="44"/>
              </w:rPr>
            </w:pPr>
            <w:r>
              <w:rPr>
                <w:noProof/>
              </w:rPr>
              <w:drawing>
                <wp:inline distT="0" distB="0" distL="0" distR="0" wp14:anchorId="59D45706" wp14:editId="421B7638">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南农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14:paraId="6C5976A2" w14:textId="77777777"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14:anchorId="3293118B" wp14:editId="5C9F9063">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南农大"/>
                          <pic:cNvPicPr>
                            <a:picLocks noChangeAspect="1" noChangeArrowheads="1"/>
                          </pic:cNvPicPr>
                        </pic:nvPicPr>
                        <pic:blipFill>
                          <a:blip r:embed="rId10" cstate="print">
                            <a:lum bright="-6000" contrast="18000"/>
                            <a:grayscl/>
                            <a:biLevel thresh="50000"/>
                            <a:extLst>
                              <a:ext uri="{28A0092B-C50C-407E-A947-70E740481C1C}">
                                <a14:useLocalDpi xmlns:a14="http://schemas.microsoft.com/office/drawing/2010/main" val="0"/>
                              </a:ext>
                            </a:extLst>
                          </a:blip>
                          <a:srcRect/>
                          <a:stretch>
                            <a:fillRect/>
                          </a:stretch>
                        </pic:blipFill>
                        <pic:spPr bwMode="auto">
                          <a:xfrm>
                            <a:off x="0" y="0"/>
                            <a:ext cx="2543175" cy="542925"/>
                          </a:xfrm>
                          <a:prstGeom prst="rect">
                            <a:avLst/>
                          </a:prstGeom>
                          <a:noFill/>
                          <a:ln>
                            <a:noFill/>
                          </a:ln>
                        </pic:spPr>
                      </pic:pic>
                    </a:graphicData>
                  </a:graphic>
                </wp:inline>
              </w:drawing>
            </w:r>
          </w:p>
          <w:p w14:paraId="3F292701" w14:textId="77777777"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14:paraId="28CA1879"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6C199BE4"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2D7E740A" w14:textId="77777777" w:rsidR="006C158B" w:rsidRDefault="006C158B" w:rsidP="006C158B">
            <w:pPr>
              <w:adjustRightInd w:val="0"/>
              <w:spacing w:line="300" w:lineRule="auto"/>
              <w:jc w:val="center"/>
              <w:rPr>
                <w:rFonts w:ascii="黑体" w:eastAsia="黑体" w:hAnsi="黑体" w:cs="Courier New"/>
                <w:sz w:val="32"/>
                <w:szCs w:val="32"/>
              </w:rPr>
            </w:pPr>
          </w:p>
          <w:p w14:paraId="673660FF"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2C340DC6"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Pr>
                <w:rFonts w:ascii="黑体" w:eastAsia="黑体" w:hAnsi="黑体" w:cs="Courier New" w:hint="eastAsia"/>
                <w:color w:val="000000"/>
                <w:sz w:val="32"/>
                <w:szCs w:val="36"/>
                <w:u w:val="single"/>
              </w:rPr>
              <w:t>磷肥不同施肥量对米粉稻产量性状的影响</w:t>
            </w:r>
          </w:p>
          <w:p w14:paraId="6401376D" w14:textId="77777777"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color w:val="000000"/>
                <w:sz w:val="32"/>
                <w:szCs w:val="36"/>
                <w:u w:val="single"/>
              </w:rPr>
              <w:t xml:space="preserve">研究                                </w:t>
            </w:r>
          </w:p>
          <w:p w14:paraId="1DB829EA"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Pr>
                <w:rFonts w:ascii="黑体" w:eastAsia="黑体" w:hAnsi="黑体" w:cs="Courier New" w:hint="eastAsia"/>
                <w:color w:val="000000"/>
                <w:sz w:val="32"/>
                <w:szCs w:val="36"/>
                <w:u w:val="single"/>
              </w:rPr>
              <w:t xml:space="preserve">袁一文                              </w:t>
            </w:r>
          </w:p>
          <w:p w14:paraId="3D2CBD44"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Pr>
                <w:rFonts w:ascii="黑体" w:eastAsia="黑体" w:hAnsi="黑体" w:cs="Courier New" w:hint="eastAsia"/>
                <w:color w:val="000000"/>
                <w:sz w:val="32"/>
                <w:szCs w:val="36"/>
                <w:u w:val="single"/>
              </w:rPr>
              <w:t xml:space="preserve">202240490218                        </w:t>
            </w:r>
          </w:p>
          <w:p w14:paraId="7865A993"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Pr>
                <w:rFonts w:ascii="黑体" w:eastAsia="黑体" w:hAnsi="黑体" w:cs="Courier New" w:hint="eastAsia"/>
                <w:color w:val="000000"/>
                <w:sz w:val="32"/>
                <w:szCs w:val="36"/>
                <w:u w:val="single"/>
              </w:rPr>
              <w:t xml:space="preserve">农学院                              </w:t>
            </w:r>
          </w:p>
          <w:p w14:paraId="6F275E5E"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Pr>
                <w:rFonts w:ascii="黑体" w:eastAsia="黑体" w:hAnsi="黑体" w:cs="Courier New" w:hint="eastAsia"/>
                <w:color w:val="000000"/>
                <w:sz w:val="32"/>
                <w:szCs w:val="36"/>
                <w:u w:val="single"/>
              </w:rPr>
              <w:t xml:space="preserve">2022级种子（2）班                   </w:t>
            </w:r>
          </w:p>
          <w:p w14:paraId="545C20A0"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Pr>
                <w:rFonts w:ascii="黑体" w:eastAsia="黑体" w:hAnsi="黑体" w:cs="Courier New" w:hint="eastAsia"/>
                <w:color w:val="000000"/>
                <w:sz w:val="32"/>
                <w:szCs w:val="36"/>
              </w:rPr>
              <w:t>指导教师:</w:t>
            </w:r>
            <w:r>
              <w:rPr>
                <w:rFonts w:ascii="黑体" w:eastAsia="黑体" w:hAnsi="黑体" w:cs="Courier New" w:hint="eastAsia"/>
                <w:color w:val="000000"/>
                <w:sz w:val="32"/>
                <w:szCs w:val="36"/>
                <w:u w:val="single"/>
              </w:rPr>
              <w:t xml:space="preserve">胡亚军           </w:t>
            </w:r>
            <w:r>
              <w:rPr>
                <w:rFonts w:ascii="黑体" w:eastAsia="黑体" w:hAnsi="黑体" w:cs="Courier New" w:hint="eastAsia"/>
                <w:color w:val="000000"/>
                <w:sz w:val="32"/>
                <w:szCs w:val="36"/>
              </w:rPr>
              <w:t>职称</w:t>
            </w:r>
            <w:r>
              <w:rPr>
                <w:rFonts w:ascii="黑体" w:eastAsia="黑体" w:hAnsi="黑体" w:cs="Courier New" w:hint="eastAsia"/>
                <w:color w:val="000000"/>
                <w:sz w:val="32"/>
                <w:szCs w:val="36"/>
                <w:u w:val="single"/>
              </w:rPr>
              <w:t xml:space="preserve">教授           </w:t>
            </w:r>
          </w:p>
          <w:p w14:paraId="6D5C8A4A"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123235DE"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2B49383A" w14:textId="77777777" w:rsidR="006C158B" w:rsidRDefault="006C158B" w:rsidP="006C158B">
            <w:pPr>
              <w:adjustRightInd w:val="0"/>
              <w:spacing w:line="300" w:lineRule="auto"/>
              <w:jc w:val="center"/>
              <w:rPr>
                <w:rFonts w:ascii="黑体" w:eastAsia="黑体" w:hAnsi="黑体" w:cs="Courier New"/>
                <w:sz w:val="32"/>
                <w:szCs w:val="32"/>
              </w:rPr>
            </w:pPr>
          </w:p>
          <w:p w14:paraId="32FED3DA"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7512104F" w14:textId="77777777"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color w:val="000000"/>
                <w:sz w:val="32"/>
                <w:szCs w:val="36"/>
              </w:rPr>
              <w:t xml:space="preserve">2026 年 5 月 </w:t>
            </w:r>
            <w:r>
              <w:rPr>
                <w:rFonts w:ascii="宋体" w:hAnsi="宋体" w:cs="Courier New" w:hint="eastAsia"/>
                <w:color w:val="767676"/>
                <w:sz w:val="32"/>
                <w:szCs w:val="36"/>
              </w:rPr>
              <w:t xml:space="preserve">  </w:t>
            </w:r>
            <w:r>
              <w:rPr>
                <w:rFonts w:ascii="宋体" w:hAnsi="宋体" w:cs="Courier New" w:hint="eastAsia"/>
                <w:color w:val="000000"/>
                <w:sz w:val="32"/>
                <w:szCs w:val="36"/>
              </w:rPr>
              <w:t xml:space="preserve"> 日</w:t>
            </w:r>
          </w:p>
          <w:p w14:paraId="510896CB" w14:textId="77777777" w:rsidR="006C158B" w:rsidRDefault="006C158B" w:rsidP="006C158B">
            <w:pPr>
              <w:adjustRightInd w:val="0"/>
              <w:spacing w:line="300" w:lineRule="auto"/>
              <w:jc w:val="center"/>
              <w:rPr>
                <w:rFonts w:ascii="黑体" w:eastAsia="黑体" w:hAnsi="黑体" w:cs="Courier New"/>
                <w:sz w:val="36"/>
                <w:szCs w:val="36"/>
              </w:rPr>
            </w:pPr>
          </w:p>
          <w:p w14:paraId="518DB965" w14:textId="77777777" w:rsidR="00CB6F15" w:rsidRPr="00BA1E58" w:rsidRDefault="00CB6F15">
            <w:pPr>
              <w:jc w:val="center"/>
              <w:rPr>
                <w:sz w:val="32"/>
              </w:rPr>
            </w:pPr>
          </w:p>
        </w:tc>
      </w:tr>
    </w:tbl>
    <w:p w14:paraId="0D054142" w14:textId="77777777"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1"/>
          <w:footerReference w:type="default" r:id="rId12"/>
          <w:pgSz w:w="11906" w:h="16838" w:code="9"/>
          <w:pgMar w:top="1134" w:right="1134" w:bottom="1134" w:left="1134" w:header="284" w:footer="284" w:gutter="0"/>
          <w:pgNumType w:fmt="upperRoman" w:start="1"/>
          <w:cols w:space="425"/>
          <w:docGrid w:linePitch="312"/>
        </w:sectPr>
      </w:pPr>
    </w:p>
    <w:p w14:paraId="1DA54444" w14:textId="77777777" w:rsidR="00E0623D" w:rsidRDefault="00E0623D" w:rsidP="005A3704">
      <w:pPr>
        <w:adjustRightInd w:val="0"/>
        <w:spacing w:line="300" w:lineRule="auto"/>
        <w:ind w:firstLineChars="200" w:firstLine="720"/>
        <w:jc w:val="center"/>
        <w:rPr>
          <w:rFonts w:ascii="黑体" w:eastAsia="黑体" w:hAnsi="黑体" w:cs="Courier New"/>
          <w:sz w:val="36"/>
          <w:szCs w:val="36"/>
        </w:rPr>
      </w:pPr>
    </w:p>
    <w:p w14:paraId="68389C86" w14:textId="77777777"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14:paraId="5ED9A6E1" w14:textId="77777777"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14:paraId="5EE3FCA6" w14:textId="77777777"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6B605042" w14:textId="77777777" w:rsidR="00C96F04" w:rsidRPr="00E11F0C" w:rsidRDefault="00C96F04" w:rsidP="00E11F0C">
      <w:pPr>
        <w:snapToGrid w:val="0"/>
        <w:spacing w:line="400" w:lineRule="exact"/>
        <w:ind w:firstLineChars="225" w:firstLine="540"/>
        <w:rPr>
          <w:rFonts w:ascii="宋体" w:hAnsi="宋体"/>
          <w:sz w:val="24"/>
        </w:rPr>
      </w:pPr>
    </w:p>
    <w:p w14:paraId="68F3D9A7" w14:textId="77777777" w:rsidR="005A3704" w:rsidRPr="005A3704" w:rsidRDefault="005A3704" w:rsidP="00E11F0C">
      <w:pPr>
        <w:adjustRightInd w:val="0"/>
        <w:spacing w:line="400" w:lineRule="exact"/>
        <w:ind w:firstLineChars="200" w:firstLine="480"/>
        <w:rPr>
          <w:rFonts w:ascii="宋体" w:hAnsi="宋体" w:cs="Courier New"/>
          <w:sz w:val="24"/>
        </w:rPr>
      </w:pPr>
    </w:p>
    <w:p w14:paraId="6DF1C83D"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14:paraId="6F9BAD90" w14:textId="77777777" w:rsidR="005A3704" w:rsidRPr="00E11F0C" w:rsidRDefault="005A3704" w:rsidP="00E11F0C">
      <w:pPr>
        <w:snapToGrid w:val="0"/>
        <w:spacing w:line="400" w:lineRule="exact"/>
        <w:ind w:firstLineChars="225" w:firstLine="540"/>
        <w:rPr>
          <w:rFonts w:ascii="宋体" w:hAnsi="宋体"/>
          <w:sz w:val="24"/>
        </w:rPr>
      </w:pPr>
    </w:p>
    <w:p w14:paraId="425E729C" w14:textId="77777777" w:rsidR="005A3704" w:rsidRPr="00E11F0C" w:rsidRDefault="005A3704" w:rsidP="00E11F0C">
      <w:pPr>
        <w:snapToGrid w:val="0"/>
        <w:spacing w:line="400" w:lineRule="exact"/>
        <w:ind w:firstLineChars="225" w:firstLine="540"/>
        <w:rPr>
          <w:rFonts w:ascii="宋体" w:hAnsi="宋体"/>
          <w:sz w:val="24"/>
        </w:rPr>
      </w:pPr>
    </w:p>
    <w:p w14:paraId="3C5FA9E8" w14:textId="77777777" w:rsidR="005A3704" w:rsidRPr="00E11F0C" w:rsidRDefault="005A3704" w:rsidP="00E11F0C">
      <w:pPr>
        <w:snapToGrid w:val="0"/>
        <w:spacing w:line="400" w:lineRule="exact"/>
        <w:ind w:firstLineChars="225" w:firstLine="540"/>
        <w:rPr>
          <w:rFonts w:ascii="宋体" w:hAnsi="宋体"/>
          <w:sz w:val="24"/>
        </w:rPr>
      </w:pPr>
    </w:p>
    <w:p w14:paraId="3D05FDF3"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29EC36DC"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660158C2"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5CB6E537" w14:textId="77777777"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14:paraId="6F84478B" w14:textId="77777777"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14:paraId="40B99429" w14:textId="77777777" w:rsidR="005A3704" w:rsidRPr="005A3704" w:rsidRDefault="005A3704" w:rsidP="005A3704">
      <w:pPr>
        <w:adjustRightInd w:val="0"/>
        <w:spacing w:line="300" w:lineRule="auto"/>
        <w:ind w:firstLineChars="200" w:firstLine="480"/>
        <w:rPr>
          <w:rFonts w:ascii="宋体" w:hAnsi="宋体" w:cs="Courier New"/>
          <w:sz w:val="24"/>
        </w:rPr>
      </w:pPr>
    </w:p>
    <w:p w14:paraId="2A75BBB1" w14:textId="77777777"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14:paraId="01AE4421" w14:textId="77777777" w:rsidR="005A3704" w:rsidRPr="00E11F0C" w:rsidRDefault="005A3704" w:rsidP="00E11F0C">
      <w:pPr>
        <w:snapToGrid w:val="0"/>
        <w:spacing w:line="400" w:lineRule="exact"/>
        <w:ind w:firstLineChars="225" w:firstLine="540"/>
        <w:rPr>
          <w:rFonts w:ascii="宋体" w:hAnsi="宋体"/>
          <w:sz w:val="24"/>
        </w:rPr>
      </w:pPr>
    </w:p>
    <w:p w14:paraId="15785CC4"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14:paraId="458B7637"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14:paraId="1242F081" w14:textId="77777777" w:rsidR="005A3704" w:rsidRPr="00E11F0C" w:rsidRDefault="005A3704" w:rsidP="00E11F0C">
      <w:pPr>
        <w:snapToGrid w:val="0"/>
        <w:spacing w:line="400" w:lineRule="exact"/>
        <w:ind w:firstLineChars="225" w:firstLine="540"/>
        <w:rPr>
          <w:rFonts w:ascii="宋体" w:hAnsi="宋体"/>
          <w:sz w:val="24"/>
        </w:rPr>
      </w:pPr>
    </w:p>
    <w:p w14:paraId="2D113425" w14:textId="77777777" w:rsidR="005A3704" w:rsidRPr="00E11F0C" w:rsidRDefault="005A3704" w:rsidP="00E11F0C">
      <w:pPr>
        <w:snapToGrid w:val="0"/>
        <w:spacing w:line="400" w:lineRule="exact"/>
        <w:ind w:firstLineChars="225" w:firstLine="540"/>
        <w:rPr>
          <w:rFonts w:ascii="宋体" w:hAnsi="宋体"/>
          <w:sz w:val="24"/>
        </w:rPr>
      </w:pPr>
    </w:p>
    <w:p w14:paraId="19870EC3" w14:textId="77777777"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3"/>
          <w:headerReference w:type="default" r:id="rId14"/>
          <w:footerReference w:type="even" r:id="rId15"/>
          <w:footerReference w:type="default" r:id="rId16"/>
          <w:headerReference w:type="first" r:id="rId17"/>
          <w:footerReference w:type="first" r:id="rId18"/>
          <w:pgSz w:w="11906" w:h="16838"/>
          <w:pgMar w:top="1134" w:right="1134" w:bottom="1134" w:left="1134" w:header="851" w:footer="992" w:gutter="0"/>
          <w:pgNumType w:fmt="upperRoman" w:start="1"/>
          <w:cols w:space="425"/>
          <w:docGrid w:linePitch="312"/>
        </w:sectPr>
      </w:pPr>
    </w:p>
    <w:p w14:paraId="6D4E1472" w14:textId="77777777" w:rsidR="00C04E3C" w:rsidRPr="00AD1AF9" w:rsidRDefault="00C04E3C" w:rsidP="0064589E">
      <w:pPr>
        <w:spacing w:beforeLines="150" w:before="360" w:afterLines="100" w:after="240"/>
        <w:jc w:val="center"/>
        <w:rPr>
          <w:sz w:val="28"/>
        </w:rPr>
      </w:pPr>
      <w:r>
        <w:rPr>
          <w:rFonts w:ascii="黑体" w:eastAsia="黑体" w:hAnsi="黑体"/>
          <w:bCs/>
          <w:color w:val="000000"/>
          <w:sz w:val="32"/>
          <w:szCs w:val="28"/>
        </w:rPr>
        <w:lastRenderedPageBreak/>
        <w:t>目  录</w:t>
      </w:r>
    </w:p>
    <w:p w14:paraId="67734FCC" w14:textId="77777777" w:rsidR="00C04E3C" w:rsidRDefault="00C04E3C" w:rsidP="00C04E3C">
      <w:pPr>
        <w:rPr>
          <w:sz w:val="24"/>
        </w:rPr>
      </w:pPr>
    </w:p>
    <w:p w14:paraId="4DC94503" w14:textId="77777777" w:rsidR="00C04E3C" w:rsidRPr="00C168BA" w:rsidRDefault="00C04E3C" w:rsidP="00C04E3C">
      <w:pPr>
        <w:rPr>
          <w:sz w:val="24"/>
        </w:rPr>
      </w:pPr>
    </w:p>
    <w:p w14:paraId="0011CE5C" w14:textId="15F72DD3" w:rsidR="00EB0CFB" w:rsidRDefault="00045122">
      <w:pPr>
        <w:pStyle w:val="10"/>
        <w:rPr>
          <w14:ligatures w14:val="standardContextual"/>
        </w:rPr>
      </w:pPr>
      <w:r w:rsidRPr="000D466E">
        <w:fldChar w:fldCharType="begin" w:dirty="true"/>
      </w:r>
      <w:r w:rsidR="00C04E3C" w:rsidRPr="000D466E">
        <w:instrText xml:space="preserve"> TOC \o "1-3" \h \z \u </w:instrText>
      </w:r>
      <w:r w:rsidRPr="000D466E">
        <w:fldChar w:fldCharType="separate"/>
      </w:r>
      <w:r w:rsidR="00EB0CFB" w:rsidRPr="005736A4">
        <w:rPr>
          <w:rStyle w:val="a6"/>
        </w:rPr>
        <w:t>摘</w:t>
      </w:r>
      <w:r w:rsidR="00EB0CFB" w:rsidRPr="005736A4">
        <w:rPr>
          <w:rStyle w:val="a6"/>
        </w:rPr>
        <w:t xml:space="preserve">  </w:t>
      </w:r>
      <w:r w:rsidR="00EB0CFB" w:rsidRPr="005736A4">
        <w:rPr>
          <w:rStyle w:val="a6"/>
        </w:rPr>
        <w:t>要</w:t>
      </w:r>
      <w:r w:rsidR="00EB0CFB">
        <w:rPr/>
        <w:tab/>
      </w:r>
      <w:r w:rsidR="00EB0CFB">
        <w:rPr/>
        <w:t>I</w:t>
      </w:r>
    </w:p>
    <w:p w14:paraId="462652F9" w14:textId="60C792F0" w:rsidR="00EB0CFB" w:rsidRDefault="00EB0CFB">
      <w:pPr>
        <w:pStyle w:val="10"/>
        <w:rPr>
          <w14:ligatures w14:val="standardContextual"/>
        </w:rPr>
      </w:pPr>
      <w:r w:rsidRPr="005736A4">
        <w:rPr>
          <w:rStyle w:val="a6"/>
        </w:rPr>
        <w:t>ABSTRACT</w:t>
      </w:r>
      <w:r>
        <w:rPr/>
        <w:tab/>
      </w:r>
      <w:r>
        <w:rPr/>
        <w:t>II</w:t>
      </w:r>
    </w:p>
    <w:p w14:paraId="4749F319" w14:textId="7E4DF610" w:rsidR="00EB0CFB" w:rsidRDefault="00EB0CFB">
      <w:pPr>
        <w:pStyle w:val="10"/>
        <w:rPr>
          <w14:ligatures w14:val="standardContextual"/>
        </w:rPr>
      </w:pPr>
      <w:r w:rsidRPr="005736A4">
        <w:rPr>
          <w:rStyle w:val="a6"/>
        </w:rPr>
        <w:t>第一章</w:t>
      </w:r>
      <w:r w:rsidRPr="005736A4">
        <w:rPr>
          <w:rStyle w:val="a6"/>
        </w:rPr>
        <w:t xml:space="preserve"> </w:t>
      </w:r>
      <w:r w:rsidRPr="005736A4">
        <w:rPr>
          <w:rStyle w:val="a6"/>
        </w:rPr>
        <w:t>文献综述</w:t>
      </w:r>
      <w:r>
        <w:rPr/>
        <w:tab/>
      </w:r>
      <w:r>
        <w:rPr/>
        <w:t>1</w:t>
      </w:r>
    </w:p>
    <w:p w14:paraId="7AFFE8FC" w14:textId="7B3C0F07" w:rsidR="00EB0CFB" w:rsidRDefault="00EB0CFB">
      <w:pPr>
        <w:pStyle w:val="25"/>
        <w:rPr>
          <w:noProof/>
          <w14:ligatures w14:val="standardContextual"/>
        </w:rPr>
      </w:pPr>
      <w:r w:rsidRPr="005736A4">
        <w:rPr>
          <w:rStyle w:val="a6"/>
          <w:noProof/>
        </w:rPr>
        <w:t xml:space="preserve">1 </w:t>
      </w:r>
      <w:r w:rsidRPr="005736A4">
        <w:rPr>
          <w:rStyle w:val="a6"/>
          <w:noProof/>
        </w:rPr>
        <w:t>前言</w:t>
      </w:r>
      <w:r>
        <w:rPr>
          <w:noProof/>
        </w:rPr>
        <w:tab/>
      </w:r>
      <w:r>
        <w:rPr>
          <w:noProof/>
        </w:rPr>
        <w:t>1</w:t>
      </w:r>
    </w:p>
    <w:p w14:paraId="469A02C2" w14:textId="506EA6BD" w:rsidR="00EB0CFB" w:rsidRDefault="00EB0CFB">
      <w:pPr>
        <w:pStyle w:val="25"/>
        <w:rPr>
          <w:noProof/>
          <w14:ligatures w14:val="standardContextual"/>
        </w:rPr>
      </w:pPr>
      <w:r w:rsidRPr="005736A4">
        <w:rPr>
          <w:rStyle w:val="a6"/>
          <w:noProof/>
        </w:rPr>
        <w:t xml:space="preserve">2 </w:t>
      </w:r>
      <w:r w:rsidRPr="005736A4">
        <w:rPr>
          <w:rStyle w:val="a6"/>
          <w:noProof/>
        </w:rPr>
        <w:t>研究背景与意义</w:t>
      </w:r>
      <w:r>
        <w:rPr>
          <w:noProof/>
        </w:rPr>
        <w:tab/>
      </w:r>
      <w:r>
        <w:rPr>
          <w:noProof/>
        </w:rPr>
        <w:t>1</w:t>
      </w:r>
    </w:p>
    <w:p w14:paraId="1D68A605" w14:textId="469B3737" w:rsidR="00EB0CFB" w:rsidRDefault="00EB0CFB">
      <w:pPr>
        <w:pStyle w:val="25"/>
        <w:rPr>
          <w:noProof/>
          <w14:ligatures w14:val="standardContextual"/>
        </w:rPr>
      </w:pPr>
      <w:r w:rsidRPr="005736A4">
        <w:rPr>
          <w:rStyle w:val="a6"/>
          <w:noProof/>
        </w:rPr>
        <w:t xml:space="preserve">3 </w:t>
      </w:r>
      <w:r w:rsidRPr="005736A4">
        <w:rPr>
          <w:rStyle w:val="a6"/>
          <w:noProof/>
        </w:rPr>
        <w:t>国内外研究进展</w:t>
      </w:r>
      <w:r>
        <w:rPr>
          <w:noProof/>
        </w:rPr>
        <w:tab/>
      </w:r>
      <w:r>
        <w:rPr>
          <w:noProof/>
        </w:rPr>
        <w:t>1</w:t>
      </w:r>
    </w:p>
    <w:p w14:paraId="52B5C39D" w14:textId="24BE6832" w:rsidR="00EB0CFB" w:rsidRDefault="00EB0CFB">
      <w:pPr>
        <w:pStyle w:val="30"/>
        <w:rPr>
          <w:noProof/>
          <w14:ligatures w14:val="standardContextual"/>
        </w:rPr>
      </w:pPr>
      <w:r w:rsidRPr="005736A4">
        <w:rPr>
          <w:rStyle w:val="a6"/>
          <w:noProof/>
        </w:rPr>
        <w:t xml:space="preserve">3.1 </w:t>
      </w:r>
      <w:r w:rsidRPr="005736A4">
        <w:rPr>
          <w:rStyle w:val="a6"/>
          <w:noProof/>
        </w:rPr>
        <w:t>磷肥应用现状</w:t>
      </w:r>
      <w:r>
        <w:rPr>
          <w:noProof/>
        </w:rPr>
        <w:tab/>
      </w:r>
      <w:r>
        <w:rPr>
          <w:noProof/>
        </w:rPr>
        <w:t>1</w:t>
      </w:r>
    </w:p>
    <w:p w14:paraId="221E47E9" w14:textId="76422C27" w:rsidR="00EB0CFB" w:rsidRDefault="00EB0CFB">
      <w:pPr>
        <w:pStyle w:val="30"/>
        <w:rPr>
          <w:noProof/>
          <w14:ligatures w14:val="standardContextual"/>
        </w:rPr>
      </w:pPr>
      <w:r w:rsidRPr="005736A4">
        <w:rPr>
          <w:rStyle w:val="a6"/>
          <w:noProof/>
        </w:rPr>
        <w:t xml:space="preserve">3.2 </w:t>
      </w:r>
      <w:r w:rsidRPr="005736A4">
        <w:rPr>
          <w:rStyle w:val="a6"/>
          <w:noProof/>
        </w:rPr>
        <w:t>磷肥施用对产量性状的影响</w:t>
      </w:r>
      <w:r>
        <w:rPr>
          <w:noProof/>
        </w:rPr>
        <w:tab/>
      </w:r>
      <w:r>
        <w:rPr>
          <w:noProof/>
        </w:rPr>
        <w:t>2</w:t>
      </w:r>
    </w:p>
    <w:p w14:paraId="7EB9825E" w14:textId="414F61E8" w:rsidR="00EB0CFB" w:rsidRDefault="00EB0CFB">
      <w:pPr>
        <w:pStyle w:val="25"/>
        <w:rPr>
          <w:noProof/>
          <w14:ligatures w14:val="standardContextual"/>
        </w:rPr>
      </w:pPr>
      <w:r w:rsidRPr="005736A4">
        <w:rPr>
          <w:rStyle w:val="a6"/>
          <w:noProof/>
        </w:rPr>
        <w:t xml:space="preserve">4 </w:t>
      </w:r>
      <w:r w:rsidRPr="005736A4">
        <w:rPr>
          <w:rStyle w:val="a6"/>
          <w:noProof/>
        </w:rPr>
        <w:t>研究目的与内容</w:t>
      </w:r>
      <w:r>
        <w:rPr>
          <w:noProof/>
        </w:rPr>
        <w:tab/>
      </w:r>
      <w:r>
        <w:rPr>
          <w:noProof/>
        </w:rPr>
        <w:t>2</w:t>
      </w:r>
    </w:p>
    <w:p w14:paraId="2DCB505A" w14:textId="4B9CFEA2" w:rsidR="00EB0CFB" w:rsidRDefault="00EB0CFB">
      <w:pPr>
        <w:pStyle w:val="10"/>
        <w:rPr>
          <w14:ligatures w14:val="standardContextual"/>
        </w:rPr>
      </w:pPr>
      <w:r w:rsidRPr="005736A4">
        <w:rPr>
          <w:rStyle w:val="a6"/>
        </w:rPr>
        <w:t>第二章</w:t>
      </w:r>
      <w:r w:rsidRPr="005736A4">
        <w:rPr>
          <w:rStyle w:val="a6"/>
        </w:rPr>
        <w:t xml:space="preserve"> </w:t>
      </w:r>
      <w:r w:rsidRPr="005736A4">
        <w:rPr>
          <w:rStyle w:val="a6"/>
        </w:rPr>
        <w:t>材料与方法</w:t>
      </w:r>
      <w:r>
        <w:rPr/>
        <w:tab/>
      </w:r>
      <w:r>
        <w:rPr/>
        <w:t>3</w:t>
      </w:r>
    </w:p>
    <w:p w14:paraId="6BD65E71" w14:textId="4515E47A" w:rsidR="00EB0CFB" w:rsidRDefault="00EB0CFB">
      <w:pPr>
        <w:pStyle w:val="25"/>
        <w:rPr>
          <w:noProof/>
          <w14:ligatures w14:val="standardContextual"/>
        </w:rPr>
      </w:pPr>
      <w:r w:rsidRPr="005736A4">
        <w:rPr>
          <w:rStyle w:val="a6"/>
          <w:noProof/>
        </w:rPr>
        <w:t xml:space="preserve">1 </w:t>
      </w:r>
      <w:r w:rsidRPr="005736A4">
        <w:rPr>
          <w:rStyle w:val="a6"/>
          <w:noProof/>
        </w:rPr>
        <w:t>试验设计</w:t>
      </w:r>
      <w:r>
        <w:rPr>
          <w:noProof/>
        </w:rPr>
        <w:tab/>
      </w:r>
      <w:r>
        <w:rPr>
          <w:noProof/>
        </w:rPr>
        <w:t>3</w:t>
      </w:r>
    </w:p>
    <w:p w14:paraId="19F1F569" w14:textId="18E6A994" w:rsidR="00EB0CFB" w:rsidRDefault="00EB0CFB">
      <w:pPr>
        <w:pStyle w:val="30"/>
        <w:rPr>
          <w:noProof/>
          <w14:ligatures w14:val="standardContextual"/>
        </w:rPr>
      </w:pPr>
      <w:r w:rsidRPr="005736A4">
        <w:rPr>
          <w:rStyle w:val="a6"/>
          <w:noProof/>
        </w:rPr>
        <w:t xml:space="preserve">1.1 </w:t>
      </w:r>
      <w:r w:rsidRPr="005736A4">
        <w:rPr>
          <w:rStyle w:val="a6"/>
          <w:noProof/>
        </w:rPr>
        <w:t>试验地概况</w:t>
      </w:r>
      <w:r>
        <w:rPr>
          <w:noProof/>
        </w:rPr>
        <w:tab/>
      </w:r>
      <w:r>
        <w:rPr>
          <w:noProof/>
        </w:rPr>
        <w:t>3</w:t>
      </w:r>
    </w:p>
    <w:p w14:paraId="7260873F" w14:textId="12389383" w:rsidR="00EB0CFB" w:rsidRDefault="00EB0CFB">
      <w:pPr>
        <w:pStyle w:val="30"/>
        <w:rPr>
          <w:noProof/>
          <w14:ligatures w14:val="standardContextual"/>
        </w:rPr>
      </w:pPr>
      <w:r w:rsidRPr="005736A4">
        <w:rPr>
          <w:rStyle w:val="a6"/>
          <w:noProof/>
        </w:rPr>
        <w:t xml:space="preserve">1.2 </w:t>
      </w:r>
      <w:r w:rsidRPr="005736A4">
        <w:rPr>
          <w:rStyle w:val="a6"/>
          <w:noProof/>
        </w:rPr>
        <w:t>试验设计</w:t>
      </w:r>
      <w:r>
        <w:rPr>
          <w:noProof/>
        </w:rPr>
        <w:tab/>
      </w:r>
      <w:r>
        <w:rPr>
          <w:noProof/>
        </w:rPr>
        <w:t>3</w:t>
      </w:r>
    </w:p>
    <w:p w14:paraId="7C316E60" w14:textId="00C67C37" w:rsidR="00EB0CFB" w:rsidRDefault="00EB0CFB">
      <w:pPr>
        <w:pStyle w:val="30"/>
        <w:rPr>
          <w:noProof/>
          <w14:ligatures w14:val="standardContextual"/>
        </w:rPr>
      </w:pPr>
      <w:r w:rsidRPr="005736A4">
        <w:rPr>
          <w:rStyle w:val="a6"/>
          <w:noProof/>
        </w:rPr>
        <w:t xml:space="preserve">1.3 </w:t>
      </w:r>
      <w:r w:rsidRPr="005736A4">
        <w:rPr>
          <w:rStyle w:val="a6"/>
          <w:noProof/>
        </w:rPr>
        <w:t>试验材料</w:t>
      </w:r>
      <w:r>
        <w:rPr>
          <w:noProof/>
        </w:rPr>
        <w:tab/>
      </w:r>
      <w:r>
        <w:rPr>
          <w:noProof/>
        </w:rPr>
        <w:t>3</w:t>
      </w:r>
    </w:p>
    <w:p w14:paraId="0F6447B2" w14:textId="3847B324" w:rsidR="00EB0CFB" w:rsidRDefault="00EB0CFB">
      <w:pPr>
        <w:pStyle w:val="25"/>
        <w:rPr>
          <w:noProof/>
          <w14:ligatures w14:val="standardContextual"/>
        </w:rPr>
      </w:pPr>
      <w:r w:rsidRPr="005736A4">
        <w:rPr>
          <w:rStyle w:val="a6"/>
          <w:noProof/>
        </w:rPr>
        <w:t xml:space="preserve">2 </w:t>
      </w:r>
      <w:r w:rsidRPr="005736A4">
        <w:rPr>
          <w:rStyle w:val="a6"/>
          <w:noProof/>
        </w:rPr>
        <w:t>测定项目方法</w:t>
      </w:r>
      <w:r>
        <w:rPr>
          <w:noProof/>
        </w:rPr>
        <w:tab/>
      </w:r>
      <w:r>
        <w:rPr>
          <w:noProof/>
        </w:rPr>
        <w:t>3</w:t>
      </w:r>
    </w:p>
    <w:p w14:paraId="151F4405" w14:textId="52463C3E" w:rsidR="00EB0CFB" w:rsidRDefault="00EB0CFB">
      <w:pPr>
        <w:pStyle w:val="30"/>
        <w:rPr>
          <w:noProof/>
          <w14:ligatures w14:val="standardContextual"/>
        </w:rPr>
      </w:pPr>
      <w:r w:rsidRPr="005736A4">
        <w:rPr>
          <w:rStyle w:val="a6"/>
          <w:noProof/>
        </w:rPr>
        <w:t xml:space="preserve">2.1 </w:t>
      </w:r>
      <w:r w:rsidRPr="005736A4">
        <w:rPr>
          <w:rStyle w:val="a6"/>
          <w:noProof/>
        </w:rPr>
        <w:t>产量及产量构成性状测定</w:t>
      </w:r>
      <w:r>
        <w:rPr>
          <w:noProof/>
        </w:rPr>
        <w:tab/>
      </w:r>
      <w:r>
        <w:rPr>
          <w:noProof/>
        </w:rPr>
        <w:t>3</w:t>
      </w:r>
    </w:p>
    <w:p w14:paraId="6B812AD0" w14:textId="71DDDDBE" w:rsidR="00EB0CFB" w:rsidRDefault="00EB0CFB">
      <w:pPr>
        <w:pStyle w:val="30"/>
        <w:rPr>
          <w:noProof/>
          <w14:ligatures w14:val="standardContextual"/>
        </w:rPr>
      </w:pPr>
      <w:r w:rsidRPr="005736A4">
        <w:rPr>
          <w:rStyle w:val="a6"/>
          <w:noProof/>
        </w:rPr>
        <w:t xml:space="preserve">2.2 </w:t>
      </w:r>
      <w:r w:rsidRPr="005736A4">
        <w:rPr>
          <w:rStyle w:val="a6"/>
          <w:noProof/>
        </w:rPr>
        <w:t>数据统计与分析</w:t>
      </w:r>
      <w:r>
        <w:rPr>
          <w:noProof/>
        </w:rPr>
        <w:tab/>
      </w:r>
      <w:r>
        <w:rPr>
          <w:noProof/>
        </w:rPr>
        <w:t>3</w:t>
      </w:r>
    </w:p>
    <w:p w14:paraId="555453D7" w14:textId="32D7B21A" w:rsidR="00EB0CFB" w:rsidRDefault="00EB0CFB">
      <w:pPr>
        <w:pStyle w:val="10"/>
        <w:rPr>
          <w14:ligatures w14:val="standardContextual"/>
        </w:rPr>
      </w:pPr>
      <w:r w:rsidRPr="005736A4">
        <w:rPr>
          <w:rStyle w:val="a6"/>
        </w:rPr>
        <w:t>第三章</w:t>
      </w:r>
      <w:r w:rsidRPr="005736A4">
        <w:rPr>
          <w:rStyle w:val="a6"/>
        </w:rPr>
        <w:t xml:space="preserve"> </w:t>
      </w:r>
      <w:r w:rsidRPr="005736A4">
        <w:rPr>
          <w:rStyle w:val="a6"/>
        </w:rPr>
        <w:t>结果与分析</w:t>
      </w:r>
      <w:r>
        <w:rPr/>
        <w:tab/>
      </w:r>
      <w:r>
        <w:rPr/>
        <w:t>4</w:t>
      </w:r>
    </w:p>
    <w:p w14:paraId="1F2136B3" w14:textId="6101AD15" w:rsidR="00EB0CFB" w:rsidRDefault="00EB0CFB">
      <w:pPr>
        <w:pStyle w:val="25"/>
        <w:rPr>
          <w:noProof/>
          <w14:ligatures w14:val="standardContextual"/>
        </w:rPr>
      </w:pPr>
      <w:r w:rsidRPr="005736A4">
        <w:rPr>
          <w:rStyle w:val="a6"/>
          <w:noProof/>
        </w:rPr>
        <w:t xml:space="preserve">1 </w:t>
      </w:r>
      <w:r w:rsidRPr="005736A4">
        <w:rPr>
          <w:rStyle w:val="a6"/>
          <w:noProof/>
        </w:rPr>
        <w:t>磷肥不同施用量对不同水稻品种的产量的影响</w:t>
      </w:r>
      <w:r>
        <w:rPr>
          <w:noProof/>
        </w:rPr>
        <w:tab/>
      </w:r>
      <w:r>
        <w:rPr>
          <w:noProof/>
        </w:rPr>
        <w:t>4</w:t>
      </w:r>
    </w:p>
    <w:p w14:paraId="583C3177" w14:textId="4C7B869D" w:rsidR="00EB0CFB" w:rsidRDefault="00EB0CFB">
      <w:pPr>
        <w:pStyle w:val="25"/>
        <w:rPr>
          <w:noProof/>
          <w14:ligatures w14:val="standardContextual"/>
        </w:rPr>
      </w:pPr>
      <w:r w:rsidRPr="005736A4">
        <w:rPr>
          <w:rStyle w:val="a6"/>
          <w:noProof/>
        </w:rPr>
        <w:t xml:space="preserve">2 </w:t>
      </w:r>
      <w:r w:rsidRPr="005736A4">
        <w:rPr>
          <w:rStyle w:val="a6"/>
          <w:noProof/>
        </w:rPr>
        <w:t>磷肥不同施用量对水稻产量性状的影响</w:t>
      </w:r>
      <w:r>
        <w:rPr>
          <w:noProof/>
        </w:rPr>
        <w:tab/>
      </w:r>
      <w:r>
        <w:rPr>
          <w:noProof/>
        </w:rPr>
        <w:t>4</w:t>
      </w:r>
    </w:p>
    <w:p w14:paraId="1842842A" w14:textId="199A7601" w:rsidR="00EB0CFB" w:rsidRDefault="00EB0CFB">
      <w:pPr>
        <w:pStyle w:val="30"/>
        <w:rPr>
          <w:noProof/>
          <w14:ligatures w14:val="standardContextual"/>
        </w:rPr>
      </w:pPr>
      <w:r w:rsidRPr="005736A4">
        <w:rPr>
          <w:rStyle w:val="a6"/>
          <w:noProof/>
        </w:rPr>
        <w:t xml:space="preserve">2.1 </w:t>
      </w:r>
      <w:r w:rsidRPr="005736A4">
        <w:rPr>
          <w:rStyle w:val="a6"/>
          <w:noProof/>
        </w:rPr>
        <w:t>磷肥不同施用量对水稻有效穗数的影响</w:t>
      </w:r>
      <w:r>
        <w:rPr>
          <w:noProof/>
        </w:rPr>
        <w:tab/>
      </w:r>
      <w:r>
        <w:rPr>
          <w:noProof/>
        </w:rPr>
        <w:t>4</w:t>
      </w:r>
    </w:p>
    <w:p w14:paraId="4AD5023E" w14:textId="03BD6CEE" w:rsidR="00EB0CFB" w:rsidRDefault="00EB0CFB">
      <w:pPr>
        <w:pStyle w:val="30"/>
        <w:rPr>
          <w:noProof/>
          <w14:ligatures w14:val="standardContextual"/>
        </w:rPr>
      </w:pPr>
      <w:r w:rsidRPr="005736A4">
        <w:rPr>
          <w:rStyle w:val="a6"/>
          <w:noProof/>
        </w:rPr>
        <w:t xml:space="preserve">2.2 </w:t>
      </w:r>
      <w:r w:rsidRPr="005736A4">
        <w:rPr>
          <w:rStyle w:val="a6"/>
          <w:noProof/>
        </w:rPr>
        <w:t>磷肥不同施用量对水稻每穗粒数的影响</w:t>
      </w:r>
      <w:r>
        <w:rPr>
          <w:noProof/>
        </w:rPr>
        <w:tab/>
      </w:r>
      <w:r>
        <w:rPr>
          <w:noProof/>
        </w:rPr>
        <w:t>5</w:t>
      </w:r>
    </w:p>
    <w:p w14:paraId="68C3ED32" w14:textId="049F0E07" w:rsidR="00EB0CFB" w:rsidRDefault="00EB0CFB">
      <w:pPr>
        <w:pStyle w:val="30"/>
        <w:rPr>
          <w:noProof/>
          <w14:ligatures w14:val="standardContextual"/>
        </w:rPr>
      </w:pPr>
      <w:r w:rsidRPr="005736A4">
        <w:rPr>
          <w:rStyle w:val="a6"/>
          <w:noProof/>
        </w:rPr>
        <w:t xml:space="preserve">2.3 </w:t>
      </w:r>
      <w:r w:rsidRPr="005736A4">
        <w:rPr>
          <w:rStyle w:val="a6"/>
          <w:noProof/>
        </w:rPr>
        <w:t>磷肥不同施用量对水稻结实率和千粒重的影响</w:t>
      </w:r>
      <w:r>
        <w:rPr>
          <w:noProof/>
        </w:rPr>
        <w:tab/>
      </w:r>
      <w:r>
        <w:rPr>
          <w:noProof/>
        </w:rPr>
        <w:t>5</w:t>
      </w:r>
    </w:p>
    <w:p w14:paraId="3F6F8DDA" w14:textId="7C2893F0" w:rsidR="00EB0CFB" w:rsidRDefault="00EB0CFB">
      <w:pPr>
        <w:pStyle w:val="10"/>
        <w:rPr>
          <w14:ligatures w14:val="standardContextual"/>
        </w:rPr>
      </w:pPr>
      <w:r w:rsidRPr="005736A4">
        <w:rPr>
          <w:rStyle w:val="a6"/>
        </w:rPr>
        <w:t>第四章</w:t>
      </w:r>
      <w:r w:rsidRPr="005736A4">
        <w:rPr>
          <w:rStyle w:val="a6"/>
        </w:rPr>
        <w:t xml:space="preserve"> </w:t>
      </w:r>
      <w:r w:rsidRPr="005736A4">
        <w:rPr>
          <w:rStyle w:val="a6"/>
        </w:rPr>
        <w:t>讨论</w:t>
      </w:r>
      <w:r>
        <w:rPr/>
        <w:tab/>
      </w:r>
      <w:r>
        <w:rPr/>
        <w:t>8</w:t>
      </w:r>
    </w:p>
    <w:p w14:paraId="35A1B33F" w14:textId="5E900CE3" w:rsidR="00EB0CFB" w:rsidRDefault="00EB0CFB">
      <w:pPr>
        <w:pStyle w:val="10"/>
        <w:rPr>
          <w14:ligatures w14:val="standardContextual"/>
        </w:rPr>
      </w:pPr>
      <w:r w:rsidRPr="005736A4">
        <w:rPr>
          <w:rStyle w:val="a6"/>
        </w:rPr>
        <w:t>第五章</w:t>
      </w:r>
      <w:r w:rsidRPr="005736A4">
        <w:rPr>
          <w:rStyle w:val="a6"/>
        </w:rPr>
        <w:t xml:space="preserve"> </w:t>
      </w:r>
      <w:r w:rsidRPr="005736A4">
        <w:rPr>
          <w:rStyle w:val="a6"/>
        </w:rPr>
        <w:t>结论</w:t>
      </w:r>
      <w:r>
        <w:rPr/>
        <w:tab/>
      </w:r>
      <w:r>
        <w:rPr/>
        <w:t>9</w:t>
      </w:r>
    </w:p>
    <w:p w14:paraId="17664391" w14:textId="7C7E6EB4" w:rsidR="00EB0CFB" w:rsidRDefault="00EB0CFB">
      <w:pPr>
        <w:pStyle w:val="10"/>
        <w:rPr>
          <w14:ligatures w14:val="standardContextual"/>
        </w:rPr>
      </w:pPr>
      <w:r w:rsidRPr="005736A4">
        <w:rPr>
          <w:rStyle w:val="a6"/>
        </w:rPr>
        <w:t>参考文献</w:t>
      </w:r>
      <w:r>
        <w:rPr/>
        <w:tab/>
      </w:r>
      <w:r>
        <w:rPr/>
        <w:t>10</w:t>
      </w:r>
    </w:p>
    <w:p w14:paraId="493AD6AF" w14:textId="0DB52771" w:rsidR="00EB0CFB" w:rsidRDefault="00EB0CFB">
      <w:pPr>
        <w:pStyle w:val="10"/>
        <w:rPr>
          <w14:ligatures w14:val="standardContextual"/>
        </w:rPr>
      </w:pPr>
      <w:r w:rsidRPr="005736A4">
        <w:rPr>
          <w:rStyle w:val="a6"/>
        </w:rPr>
        <w:t>附</w:t>
      </w:r>
      <w:r w:rsidRPr="005736A4">
        <w:rPr>
          <w:rStyle w:val="a6"/>
        </w:rPr>
        <w:t xml:space="preserve">  </w:t>
      </w:r>
      <w:r w:rsidRPr="005736A4">
        <w:rPr>
          <w:rStyle w:val="a6"/>
        </w:rPr>
        <w:t>录</w:t>
      </w:r>
      <w:r w:rsidRPr="005736A4">
        <w:rPr>
          <w:rStyle w:val="a6"/>
        </w:rPr>
        <w:t xml:space="preserve"> </w:t>
      </w:r>
      <w:r w:rsidRPr="005736A4">
        <w:rPr>
          <w:rStyle w:val="a6"/>
        </w:rPr>
        <w:t>（选填）</w:t>
      </w:r>
      <w:r>
        <w:rPr/>
        <w:tab/>
      </w:r>
      <w:r>
        <w:rPr/>
        <w:t>13</w:t>
      </w:r>
    </w:p>
    <w:p w14:paraId="714ADC93" w14:textId="7436EE60" w:rsidR="00EB0CFB" w:rsidRDefault="00EB0CFB">
      <w:pPr>
        <w:pStyle w:val="10"/>
        <w:rPr>
          <w14:ligatures w14:val="standardContextual"/>
        </w:rPr>
      </w:pPr>
      <w:r w:rsidRPr="005736A4">
        <w:rPr>
          <w:rStyle w:val="a6"/>
        </w:rPr>
        <w:t>相关的学术成果目录</w:t>
      </w:r>
      <w:r>
        <w:rPr/>
        <w:tab/>
      </w:r>
      <w:r>
        <w:rPr/>
        <w:t>14</w:t>
      </w:r>
    </w:p>
    <w:p w14:paraId="5FFCEDE9" w14:textId="649F9998" w:rsidR="00EB0CFB" w:rsidRDefault="00EB0CFB">
      <w:pPr>
        <w:pStyle w:val="10"/>
        <w:rPr>
          <w14:ligatures w14:val="standardContextual"/>
        </w:rPr>
      </w:pPr>
      <w:r w:rsidRPr="005736A4">
        <w:rPr>
          <w:rStyle w:val="a6"/>
        </w:rPr>
        <w:t>致</w:t>
      </w:r>
      <w:r w:rsidRPr="005736A4">
        <w:rPr>
          <w:rStyle w:val="a6"/>
        </w:rPr>
        <w:t xml:space="preserve">  </w:t>
      </w:r>
      <w:r w:rsidRPr="005736A4">
        <w:rPr>
          <w:rStyle w:val="a6"/>
        </w:rPr>
        <w:t>谢</w:t>
      </w:r>
      <w:r>
        <w:rPr/>
        <w:tab/>
      </w:r>
      <w:r>
        <w:rPr/>
        <w:t>15</w:t>
      </w:r>
    </w:p>
    <w:p w14:paraId="11DE432B" w14:textId="053FDCE3" w:rsidR="00F17900" w:rsidRDefault="00045122" w:rsidP="00C04E3C">
      <w:pPr>
        <w:spacing w:line="360" w:lineRule="auto"/>
        <w:rPr>
          <w:bCs/>
          <w:sz w:val="24"/>
          <w:lang w:val="zh-CN"/>
        </w:rPr>
        <w:sectPr w:rsidR="00F17900" w:rsidSect="00F17900">
          <w:headerReference w:type="default" r:id="rId19"/>
          <w:footerReference w:type="default" r:id="rId20"/>
          <w:pgSz w:w="11906" w:h="16838" w:code="9"/>
          <w:pgMar w:top="1134" w:right="1134" w:bottom="1134" w:left="1134" w:header="850" w:footer="992" w:gutter="0"/>
          <w:pgNumType w:fmt="lowerRoman" w:start="1"/>
          <w:cols w:space="425"/>
          <w:docGrid w:linePitch="312"/>
        </w:sectPr>
      </w:pPr>
      <w:r w:rsidRPr="000D466E">
        <w:rPr>
          <w:bCs/>
          <w:sz w:val="24"/>
          <w:lang w:val="zh-CN"/>
        </w:rPr>
        <w:fldChar w:fldCharType="end"/>
      </w:r>
    </w:p>
    <w:p w14:paraId="16C394C0" w14:textId="77777777" w:rsidR="00F17900" w:rsidRPr="00347D9E" w:rsidRDefault="00F17900" w:rsidP="0064589E">
      <w:pPr>
        <w:spacing w:beforeLines="200" w:before="480" w:afterLines="150" w:after="360"/>
        <w:jc w:val="center"/>
        <w:rPr>
          <w:rFonts w:ascii="黑体" w:eastAsia="黑体" w:hAnsi="黑体"/>
          <w:color w:val="0000FF"/>
          <w:sz w:val="36"/>
          <w:szCs w:val="36"/>
        </w:rPr>
      </w:pPr>
      <w:r>
        <w:rPr>
          <w:rFonts w:ascii="黑体" w:eastAsia="黑体" w:hAnsi="黑体" w:hint="eastAsia"/>
          <w:color w:val="000000"/>
          <w:sz w:val="36"/>
          <w:szCs w:val="36"/>
        </w:rPr>
        <w:lastRenderedPageBreak/>
        <w:t>磷肥不同施肥量对米粉稻产量性状的影响研究</w:t>
      </w:r>
    </w:p>
    <w:p w14:paraId="682E5234" w14:textId="77777777" w:rsidR="00F17900" w:rsidRPr="00D515D0" w:rsidRDefault="00F17900" w:rsidP="00F17900">
      <w:pPr>
        <w:pStyle w:val="1"/>
        <w:spacing w:before="480" w:after="360" w:line="400" w:lineRule="exact"/>
      </w:pPr>
      <w:bookmarkStart w:id="0" w:name="_Toc236831502"/>
      <w:r>
        <w:rPr>
          <w:color w:val="000000"/>
        </w:rPr>
        <w:t>摘  要</w:t>
      </w:r>
      <w:bookmarkEnd w:id="0"/>
    </w:p>
    <w:p w14:paraId="41AC78C1" w14:textId="77777777" w:rsidR="0013329F" w:rsidRDefault="003A0F90">
      <w:pPr>
        <w:autoSpaceDE w:val="0"/>
        <w:autoSpaceDN w:val="0"/>
        <w:snapToGrid w:val="0"/>
        <w:spacing w:line="400" w:lineRule="exact"/>
        <w:ind w:firstLineChars="225" w:firstLine="540"/>
        <w:rPr>
          <w:rFonts w:ascii="宋体" w:hAnsi="宋体"/>
          <w:sz w:val="24"/>
        </w:rPr>
      </w:pPr>
      <w:r>
        <w:rPr>
          <w:color w:val="000000"/>
          <w:sz w:val="24"/>
        </w:rPr>
        <w:t>在保障国家粮食安全和提高农产品质量的宏观战略下，优化肥料施用技术以推动水稻生产的高效与可持续发展，已成为农业领域的重点研究方向。作为重要的加工专用稻类型，米粉稻产量性状的稳定与提升，直接影响稻米加工产业的原料供应和经济效益。然而，在实际生产中，磷肥施用量常缺乏精准</w:t>
      </w:r>
      <w:r>
        <w:rPr>
          <w:color w:val="000000"/>
          <w:sz w:val="24"/>
        </w:rPr>
        <w:t>的</w:t>
      </w:r>
      <w:r>
        <w:rPr>
          <w:color w:val="000000"/>
          <w:sz w:val="24"/>
        </w:rPr>
        <w:t>调控依据，过量或不足不仅易导致资源浪费和环境污染，还会制约</w:t>
      </w:r>
      <w:r>
        <w:rPr>
          <w:color w:val="000000"/>
          <w:sz w:val="24"/>
        </w:rPr>
        <w:t>作物</w:t>
      </w:r>
      <w:r>
        <w:rPr>
          <w:color w:val="000000"/>
          <w:sz w:val="24"/>
        </w:rPr>
        <w:t>产量与品质潜力的</w:t>
      </w:r>
      <w:r>
        <w:rPr>
          <w:color w:val="000000"/>
          <w:sz w:val="24"/>
        </w:rPr>
        <w:t>发挥</w:t>
      </w:r>
      <w:r>
        <w:rPr>
          <w:color w:val="000000"/>
          <w:sz w:val="24"/>
        </w:rPr>
        <w:t>。为此，本研究以专用米粉稻品种中嘉早</w:t>
      </w:r>
      <w:r>
        <w:rPr>
          <w:color w:val="000000"/>
          <w:sz w:val="24"/>
        </w:rPr>
        <w:t>17</w:t>
      </w:r>
      <w:r>
        <w:rPr>
          <w:color w:val="000000"/>
          <w:sz w:val="24"/>
        </w:rPr>
        <w:t>与两系杂交稻品种株两优</w:t>
      </w:r>
      <w:r>
        <w:rPr>
          <w:color w:val="000000"/>
          <w:sz w:val="24"/>
        </w:rPr>
        <w:t>4024</w:t>
      </w:r>
      <w:r>
        <w:rPr>
          <w:color w:val="000000"/>
          <w:sz w:val="24"/>
        </w:rPr>
        <w:t>为材料，在长沙和沅陵两地进行大田实验。试验采用双因素随机区组设计，设置</w:t>
      </w:r>
      <w:r>
        <w:rPr>
          <w:color w:val="000000"/>
          <w:sz w:val="24"/>
        </w:rPr>
        <w:t>0kg/hm²</w:t>
      </w:r>
      <w:r>
        <w:rPr>
          <w:color w:val="000000"/>
          <w:sz w:val="24"/>
        </w:rPr>
        <w:t>（</w:t>
      </w:r>
      <w:r>
        <w:rPr>
          <w:color w:val="000000"/>
          <w:sz w:val="24"/>
        </w:rPr>
        <w:t>P0</w:t>
      </w:r>
      <w:r>
        <w:rPr>
          <w:color w:val="000000"/>
          <w:sz w:val="24"/>
        </w:rPr>
        <w:t>）、</w:t>
      </w:r>
      <w:r>
        <w:rPr>
          <w:color w:val="000000"/>
          <w:sz w:val="24"/>
        </w:rPr>
        <w:t>30kg/hm²P(30)</w:t>
      </w:r>
      <w:r>
        <w:rPr>
          <w:color w:val="000000"/>
          <w:sz w:val="24"/>
        </w:rPr>
        <w:t>、</w:t>
      </w:r>
      <w:r>
        <w:rPr>
          <w:color w:val="000000"/>
          <w:sz w:val="24"/>
        </w:rPr>
        <w:t>60kg/hm²(P60)</w:t>
      </w:r>
      <w:r>
        <w:rPr>
          <w:color w:val="000000"/>
          <w:sz w:val="24"/>
        </w:rPr>
        <w:t>、</w:t>
      </w:r>
      <w:r>
        <w:rPr>
          <w:color w:val="000000"/>
          <w:sz w:val="24"/>
        </w:rPr>
        <w:t>90kg/hm²(P90)4</w:t>
      </w:r>
      <w:r>
        <w:rPr>
          <w:color w:val="000000"/>
          <w:sz w:val="24"/>
        </w:rPr>
        <w:t>个不同的磷肥梯度，测定不同磷肥施用量对米粉稻产量及产量性状的影响。结果表明，磷肥施用在适当范围内</w:t>
      </w:r>
      <w:r>
        <w:rPr>
          <w:color w:val="000000"/>
          <w:sz w:val="24"/>
        </w:rPr>
        <w:t>会</w:t>
      </w:r>
      <w:r>
        <w:rPr>
          <w:color w:val="000000"/>
          <w:sz w:val="24"/>
        </w:rPr>
        <w:t>提高米粉稻产量，过量磷肥则不利于产量的进一步提高甚至导致减产，但在实验中这些影响均不显著。</w:t>
      </w:r>
      <w:r>
        <w:rPr>
          <w:color w:val="000000"/>
          <w:sz w:val="24"/>
        </w:rPr>
        <w:t>有效穗数同穗粒数与千粒重之间呈现负相关，水稻产量的提升是协调寻找这三者的大小关系来完成的。</w:t>
      </w:r>
    </w:p>
    <w:p w14:paraId="492F7682" w14:textId="77777777" w:rsidR="00F17900" w:rsidRPr="00D52422" w:rsidRDefault="00F17900" w:rsidP="00F17900">
      <w:pPr>
        <w:spacing w:line="400" w:lineRule="exact"/>
        <w:ind w:firstLineChars="200" w:firstLine="480"/>
        <w:rPr>
          <w:rFonts w:ascii="楷体" w:eastAsia="楷体" w:hAnsi="楷体"/>
          <w:sz w:val="24"/>
          <w:szCs w:val="22"/>
        </w:rPr>
      </w:pPr>
    </w:p>
    <w:p w14:paraId="3CE2305E" w14:textId="77777777" w:rsidR="00F17900" w:rsidRPr="00347D9E" w:rsidRDefault="00F17900" w:rsidP="00F17900">
      <w:pPr>
        <w:spacing w:line="400" w:lineRule="exact"/>
        <w:jc w:val="left"/>
        <w:rPr>
          <w:rFonts w:ascii="楷体_GB2312" w:eastAsia="楷体_GB2312"/>
          <w:color w:val="0000FF"/>
          <w:sz w:val="24"/>
        </w:rPr>
      </w:pPr>
      <w:r>
        <w:rPr>
          <w:rFonts w:ascii="黑体" w:eastAsia="黑体" w:hAnsi="黑体" w:hint="eastAsia"/>
          <w:color w:val="000000"/>
          <w:sz w:val="28"/>
        </w:rPr>
        <w:t>关键词：</w:t>
      </w:r>
      <w:r>
        <w:rPr>
          <w:rFonts w:ascii="宋体" w:hAnsi="宋体" w:hint="eastAsia"/>
          <w:color w:val="000000"/>
          <w:sz w:val="24"/>
        </w:rPr>
        <w:t>磷肥施用量；米粉稻；产量性状</w:t>
      </w:r>
    </w:p>
    <w:p w14:paraId="4C666981" w14:textId="77777777" w:rsidR="00F17900" w:rsidRPr="00B8084F" w:rsidRDefault="00F17900" w:rsidP="0064589E">
      <w:pPr>
        <w:spacing w:beforeLines="200" w:before="480" w:afterLines="150" w:after="360" w:line="400" w:lineRule="exact"/>
        <w:jc w:val="center"/>
        <w:rPr>
          <w:b/>
          <w:color w:val="0000FF"/>
          <w:sz w:val="32"/>
        </w:rPr>
      </w:pPr>
      <w:r>
        <w:rPr>
          <w:rFonts w:hint="eastAsia"/>
          <w:b/>
          <w:color w:val="000000"/>
          <w:sz w:val="32"/>
        </w:rPr>
        <w:br w:type="page"/>
      </w:r>
      <w:r>
        <w:rPr>
          <w:rFonts w:hint="eastAsia"/>
          <w:b/>
          <w:color w:val="000000"/>
          <w:sz w:val="32"/>
        </w:rPr>
        <w:lastRenderedPageBreak/>
        <w:t>Study on the effect of different amount of phosphate fertilizer on the yield traits of rice flour rice</w:t>
      </w:r>
    </w:p>
    <w:p w14:paraId="0FEA4E29" w14:textId="77777777" w:rsidR="00F17900" w:rsidRPr="00611A53" w:rsidRDefault="00F17900" w:rsidP="00F17900">
      <w:pPr>
        <w:pStyle w:val="1"/>
        <w:spacing w:before="480" w:after="360" w:line="400" w:lineRule="exact"/>
        <w:rPr>
          <w:rFonts w:ascii="Times New Roman" w:hAnsi="Times New Roman"/>
          <w:b/>
        </w:rPr>
      </w:pPr>
      <w:bookmarkStart w:id="1" w:name="_Toc236831503"/>
      <w:r>
        <w:rPr>
          <w:rFonts w:ascii="Times New Roman" w:hAnsi="Times New Roman"/>
          <w:b/>
          <w:color w:val="000000"/>
        </w:rPr>
        <w:t>ABSTRACT</w:t>
      </w:r>
      <w:bookmarkEnd w:id="1"/>
    </w:p>
    <w:p w14:paraId="2B4BF68C" w14:textId="77777777" w:rsidR="0013329F" w:rsidRDefault="003A0F90">
      <w:pPr>
        <w:autoSpaceDE w:val="0"/>
        <w:autoSpaceDN w:val="0"/>
        <w:snapToGrid w:val="0"/>
        <w:spacing w:line="400" w:lineRule="exact"/>
        <w:ind w:firstLineChars="225" w:firstLine="540"/>
        <w:rPr>
          <w:rFonts w:ascii="宋体" w:hAnsi="宋体"/>
          <w:sz w:val="24"/>
        </w:rPr>
      </w:pPr>
      <w:r>
        <w:rPr>
          <w:rFonts w:eastAsia="Times New Roman"/>
          <w:bCs/>
          <w:color w:val="000000"/>
          <w:sz w:val="24"/>
        </w:rPr>
        <w:t xml:space="preserve">Under the macro strategy of ensuring national food security and improving the quality of agricultural products, optimizing fertilizer application technology to promote the efficient and sustainable development of rice production has become a key research direction in the field of agriculture. As an important type of processing special rice, the stability and improvement of yield traits of rice </w:t>
      </w:r>
      <w:r>
        <w:rPr>
          <w:rFonts w:eastAsia="Times New Roman"/>
          <w:bCs/>
          <w:color w:val="000000"/>
          <w:sz w:val="24"/>
        </w:rPr>
        <w:t xml:space="preserve">flour rice directly affect the raw material supply and economic benefits of rice processing industry. However, in actual production, the application amount of phosphate fertilizer often lacks precise control basis. Excessive or insufficient application of phosphate fertilizer not only leads to waste of resources and environmental pollution, but also restricts the potential of crop yield and quality. In this study, a field experiment was conducted in Changsha and Yuanling with the special rice flour rice </w:t>
      </w:r>
      <w:r>
        <w:rPr>
          <w:rFonts w:eastAsia="Times New Roman"/>
          <w:bCs/>
          <w:color w:val="000000"/>
          <w:sz w:val="24"/>
        </w:rPr>
        <w:t xml:space="preserve">variety Zhongjiazao 17 and two-line hybrid rice variety Zhuliangyou 4024 as materials. A two-factor randomized block design was used in the experiment. Four different phosphorus fertilizer gradients of 0 kg / hm2 ( P0 ), 30 kg / hm2 P ( 30 ), 60 kg / hm2 ( P60 ) and 90 kg / hm2 ( P90 ) were set up to determine the effects of different phosphorus fertilizer application rates on the yield and yield traits of rice flour rice. The results showed that the application of phosphate fertilizer in an appropriate </w:t>
      </w:r>
      <w:r>
        <w:rPr>
          <w:rFonts w:eastAsia="Times New Roman"/>
          <w:bCs/>
          <w:color w:val="000000"/>
          <w:sz w:val="24"/>
        </w:rPr>
        <w:t xml:space="preserve">range would increase the yield of rice flour, and excessive phosphate fertilizer was not conducive to further increase the yield or even lead to yield reduction, but these effects were not significant in the experiment. There is a negative correlation between the number of effective panicles and the number of grains per panicle and 1000-grain weight. The improvement of rice yield is coordinated to find the relationship between the three. </w:t>
      </w:r>
    </w:p>
    <w:p w14:paraId="2AC53BA2" w14:textId="77777777" w:rsidR="00F17900" w:rsidRDefault="00F17900" w:rsidP="00F17900">
      <w:pPr>
        <w:snapToGrid w:val="0"/>
        <w:spacing w:line="400" w:lineRule="exact"/>
        <w:ind w:firstLineChars="225" w:firstLine="540"/>
        <w:rPr>
          <w:rFonts w:ascii="宋体" w:hAnsi="宋体"/>
          <w:sz w:val="24"/>
        </w:rPr>
      </w:pPr>
    </w:p>
    <w:p w14:paraId="6B8D8D4A" w14:textId="77777777" w:rsidR="00F17900" w:rsidRPr="00B72483" w:rsidRDefault="00F17900" w:rsidP="00F17900">
      <w:pPr>
        <w:snapToGrid w:val="0"/>
        <w:spacing w:line="400" w:lineRule="exact"/>
        <w:ind w:firstLineChars="225" w:firstLine="540"/>
        <w:rPr>
          <w:sz w:val="24"/>
        </w:rPr>
      </w:pPr>
    </w:p>
    <w:p w14:paraId="30724F1D" w14:textId="77777777" w:rsidR="00F17900" w:rsidRPr="00B8084F" w:rsidRDefault="00F17900" w:rsidP="00F17900">
      <w:pPr>
        <w:spacing w:line="400" w:lineRule="exact"/>
        <w:jc w:val="left"/>
        <w:rPr>
          <w:rFonts w:ascii="楷体_GB2312" w:eastAsia="楷体_GB2312"/>
          <w:color w:val="0000FF"/>
          <w:sz w:val="24"/>
        </w:rPr>
      </w:pPr>
      <w:r>
        <w:rPr>
          <w:b/>
          <w:color w:val="000000"/>
          <w:sz w:val="28"/>
        </w:rPr>
        <w:t>KEY WORDS</w:t>
      </w:r>
      <w:r>
        <w:rPr>
          <w:b/>
          <w:color w:val="000000"/>
          <w:sz w:val="28"/>
        </w:rPr>
        <w:t>：</w:t>
      </w:r>
      <w:r>
        <w:rPr>
          <w:rFonts w:ascii="宋体" w:hAnsi="宋体"/>
          <w:color w:val="000000"/>
          <w:sz w:val="24"/>
        </w:rPr>
        <w:t>Phosphate fertilizer application amount ; rice flour rice ; yield traits</w:t>
      </w:r>
    </w:p>
    <w:p w14:paraId="2C51CF59" w14:textId="77777777" w:rsidR="00F17900" w:rsidRPr="000C33C6" w:rsidRDefault="00F17900" w:rsidP="00F17900">
      <w:pPr>
        <w:spacing w:line="400" w:lineRule="exact"/>
        <w:ind w:firstLineChars="200" w:firstLine="480"/>
        <w:jc w:val="left"/>
        <w:rPr>
          <w:rFonts w:ascii="宋体" w:hAnsi="宋体"/>
          <w:sz w:val="24"/>
        </w:rPr>
      </w:pPr>
    </w:p>
    <w:p w14:paraId="73759ADC" w14:textId="77777777" w:rsidR="00E22938" w:rsidRDefault="00E22938" w:rsidP="00FF0BC2">
      <w:pPr>
        <w:pStyle w:val="1"/>
        <w:spacing w:before="480" w:after="360" w:line="400" w:lineRule="exact"/>
        <w:sectPr w:rsidR="00E22938" w:rsidSect="00F17900">
          <w:headerReference w:type="default" r:id="rId21"/>
          <w:pgSz w:w="11906" w:h="16838" w:code="9"/>
          <w:pgMar w:top="1134" w:right="1134" w:bottom="1134" w:left="1134" w:header="850" w:footer="992" w:gutter="0"/>
          <w:pgNumType w:fmt="upperRoman" w:start="1"/>
          <w:cols w:space="425"/>
          <w:docGrid w:linePitch="312"/>
        </w:sectPr>
      </w:pPr>
    </w:p>
    <w:p w14:paraId="01C2DB98" w14:textId="77777777" w:rsidR="008E7991" w:rsidRPr="001064A7" w:rsidRDefault="00895D5C" w:rsidP="00FF0BC2">
      <w:pPr>
        <w:pStyle w:val="1"/>
        <w:spacing w:before="480" w:after="360" w:line="400" w:lineRule="exact"/>
        <w:rPr>
          <w:color w:val="0000FF"/>
        </w:rPr>
      </w:pPr>
      <w:bookmarkStart w:id="2" w:name="_Toc236831504"/>
      <w:r>
        <w:rPr>
          <w:rFonts w:hint="eastAsia"/>
          <w:color w:val="000000"/>
        </w:rPr>
        <w:lastRenderedPageBreak/>
        <w:t>第一章 文献综述</w:t>
      </w:r>
      <w:bookmarkEnd w:id="2"/>
    </w:p>
    <w:p w14:paraId="7E7F932B" w14:textId="77777777" w:rsidR="0013329F" w:rsidRDefault="003A0F90">
      <w:pPr>
        <w:pStyle w:val="23"/>
        <w:autoSpaceDE w:val="0"/>
        <w:autoSpaceDN w:val="0"/>
        <w:spacing w:beforeLines="0" w:afterLines="0" w:line="400" w:lineRule="exact"/>
        <w:jc w:val="left"/>
        <w:outlineLvl w:val="1"/>
        <w:rPr>
          <w:rFonts w:ascii="黑体" w:hAnsi="黑体"/>
          <w:szCs w:val="28"/>
        </w:rPr>
      </w:pPr>
      <w:bookmarkStart w:id="3" w:name="docfit_s003_Toc370"/>
      <w:bookmarkStart w:id="4" w:name="_Toc236831505"/>
      <w:r>
        <w:rPr>
          <w:rFonts w:ascii="黑体" w:hAnsi="黑体" w:cs="黑体"/>
          <w:color w:val="000000"/>
          <w:szCs w:val="28"/>
        </w:rPr>
        <w:t xml:space="preserve">1 </w:t>
      </w:r>
      <w:r>
        <w:rPr>
          <w:rFonts w:ascii="黑体" w:hAnsi="黑体" w:cs="黑体"/>
          <w:color w:val="000000"/>
          <w:szCs w:val="28"/>
        </w:rPr>
        <w:t>前言</w:t>
      </w:r>
      <w:bookmarkEnd w:id="3"/>
      <w:bookmarkEnd w:id="4"/>
    </w:p>
    <w:p w14:paraId="7F3DC39D" w14:textId="77777777" w:rsidR="0013329F" w:rsidRDefault="003A0F90">
      <w:pPr>
        <w:pStyle w:val="23"/>
        <w:autoSpaceDE w:val="0"/>
        <w:autoSpaceDN w:val="0"/>
        <w:spacing w:beforeLines="0" w:afterLines="0" w:line="400" w:lineRule="exact"/>
        <w:jc w:val="left"/>
        <w:outlineLvl w:val="1"/>
        <w:rPr>
          <w:rFonts w:ascii="黑体" w:hAnsi="黑体"/>
          <w:szCs w:val="28"/>
        </w:rPr>
      </w:pPr>
      <w:bookmarkStart w:id="5" w:name="docfit_s003_Toc9809"/>
      <w:bookmarkStart w:id="6" w:name="_Toc236831506"/>
      <w:r>
        <w:rPr>
          <w:rFonts w:ascii="黑体" w:hAnsi="黑体" w:cs="黑体"/>
          <w:color w:val="000000"/>
          <w:szCs w:val="28"/>
        </w:rPr>
        <w:t xml:space="preserve">2 </w:t>
      </w:r>
      <w:r>
        <w:rPr>
          <w:rFonts w:ascii="黑体" w:hAnsi="黑体" w:cs="黑体"/>
          <w:color w:val="000000"/>
          <w:szCs w:val="28"/>
        </w:rPr>
        <w:t>研究背景与意义</w:t>
      </w:r>
      <w:bookmarkEnd w:id="5"/>
      <w:bookmarkEnd w:id="6"/>
    </w:p>
    <w:p w14:paraId="7328A6DF" w14:textId="05461CD0" w:rsidR="0013329F" w:rsidRDefault="003A0F90">
      <w:pPr>
        <w:autoSpaceDE w:val="0"/>
        <w:autoSpaceDN w:val="0"/>
        <w:spacing w:line="400" w:lineRule="exact"/>
        <w:ind w:firstLineChars="200" w:firstLine="480"/>
        <w:jc w:val="left"/>
        <w:rPr>
          <w:rFonts w:ascii="宋体" w:hAnsi="宋体"/>
          <w:sz w:val="24"/>
        </w:rPr>
      </w:pPr>
      <w:r>
        <w:rPr>
          <w:color w:val="000000"/>
          <w:sz w:val="24"/>
        </w:rPr>
        <w:t>水稻作为我国三大粮食作物之一，其种植面积约占粮食作物总面积的</w:t>
      </w:r>
      <w:r>
        <w:rPr>
          <w:color w:val="000000"/>
          <w:sz w:val="24"/>
        </w:rPr>
        <w:t>27%</w:t>
      </w:r>
      <w:r>
        <w:rPr>
          <w:color w:val="000000"/>
          <w:sz w:val="24"/>
        </w:rPr>
        <w:t>，稻谷产量约占粮食总产量的</w:t>
      </w:r>
      <w:r>
        <w:rPr>
          <w:color w:val="000000"/>
          <w:sz w:val="24"/>
        </w:rPr>
        <w:t>40%</w:t>
      </w:r>
      <w:hyperlink w:anchor="docfit_ref_1" w:tooltip="跳转到参考文献 [1]" w:history="1">
        <w:r>
          <w:rPr>
            <w:color w:val="000000"/>
            <w:sz w:val="24"/>
            <w:vertAlign w:val="superscript"/>
          </w:rPr>
          <w:t>[1]</w:t>
        </w:r>
      </w:hyperlink>
      <w:r>
        <w:rPr>
          <w:color w:val="000000"/>
          <w:sz w:val="24"/>
        </w:rPr>
        <w:t>，水稻不仅直接提供口粮，也是多种传统食品加工的重要原料。其中米粉稻是指稻米直链淀粉含量较高、适宜制作米粉等米制品的专用水稻。我国作为稻米消费大国，米粉等传统米制品市场需求持续增长，但长期以来，优质米粉专用稻品种相对缺乏，限制了米粉加工产业的原料升级与品质提升。近年来，育种工作取得显著进展，一系列高产且加工特性优良的米粉稻品种（如</w:t>
      </w:r>
      <w:r>
        <w:rPr>
          <w:color w:val="000000"/>
          <w:sz w:val="24"/>
        </w:rPr>
        <w:t>“</w:t>
      </w:r>
      <w:r>
        <w:rPr>
          <w:color w:val="000000"/>
          <w:sz w:val="24"/>
        </w:rPr>
        <w:t>特优</w:t>
      </w:r>
      <w:r>
        <w:rPr>
          <w:color w:val="000000"/>
          <w:sz w:val="24"/>
        </w:rPr>
        <w:t>269”</w:t>
      </w:r>
      <w:r>
        <w:rPr>
          <w:color w:val="000000"/>
          <w:sz w:val="24"/>
        </w:rPr>
        <w:t>、</w:t>
      </w:r>
      <w:r>
        <w:rPr>
          <w:color w:val="000000"/>
          <w:sz w:val="24"/>
        </w:rPr>
        <w:t>“</w:t>
      </w:r>
      <w:r>
        <w:rPr>
          <w:color w:val="000000"/>
          <w:sz w:val="24"/>
        </w:rPr>
        <w:t>湘早籼</w:t>
      </w:r>
      <w:r>
        <w:rPr>
          <w:color w:val="000000"/>
          <w:sz w:val="24"/>
        </w:rPr>
        <w:t>32</w:t>
      </w:r>
      <w:r>
        <w:rPr>
          <w:color w:val="000000"/>
          <w:sz w:val="24"/>
        </w:rPr>
        <w:t>号</w:t>
      </w:r>
      <w:r>
        <w:rPr>
          <w:color w:val="000000"/>
          <w:sz w:val="24"/>
        </w:rPr>
        <w:t>”</w:t>
      </w:r>
      <w:r>
        <w:rPr>
          <w:color w:val="000000"/>
          <w:sz w:val="24"/>
        </w:rPr>
        <w:t>等）相继育成并推广，为米粉稻产业发展奠定了品种基础</w:t>
      </w:r>
      <w:hyperlink w:anchor="docfit_ref_2" w:tooltip="跳转到参考文献 [2]" w:history="1">
        <w:r>
          <w:rPr>
            <w:color w:val="000000"/>
            <w:sz w:val="24"/>
            <w:vertAlign w:val="superscript"/>
          </w:rPr>
          <w:t>[2]</w:t>
        </w:r>
      </w:hyperlink>
      <w:r>
        <w:rPr>
          <w:color w:val="000000"/>
          <w:sz w:val="24"/>
        </w:rPr>
        <w:t>。水稻高产优质栽培是</w:t>
      </w:r>
      <w:r>
        <w:rPr>
          <w:color w:val="000000"/>
          <w:sz w:val="24"/>
        </w:rPr>
        <w:t>米粉稻</w:t>
      </w:r>
      <w:r>
        <w:rPr>
          <w:color w:val="000000"/>
          <w:sz w:val="24"/>
        </w:rPr>
        <w:t>产业发展的关键，</w:t>
      </w:r>
      <w:r>
        <w:rPr>
          <w:color w:val="000000"/>
          <w:sz w:val="24"/>
        </w:rPr>
        <w:t>而想要实现水稻高产，就要研究更好的施肥措施</w:t>
      </w:r>
      <w:r>
        <w:rPr>
          <w:color w:val="000000"/>
          <w:sz w:val="24"/>
        </w:rPr>
        <w:t>。大量研究表明，氮肥施用量显著影响米粉稻的产量、直链淀粉含量及加工品质</w:t>
      </w:r>
      <w:hyperlink w:anchor="docfit_ref_3" w:tooltip="跳转到参考文献 [3]" w:history="1">
        <w:r>
          <w:rPr>
            <w:color w:val="000000"/>
            <w:sz w:val="24"/>
            <w:vertAlign w:val="superscript"/>
          </w:rPr>
          <w:t>[3]</w:t>
        </w:r>
      </w:hyperlink>
      <w:r>
        <w:rPr>
          <w:color w:val="000000"/>
          <w:sz w:val="24"/>
        </w:rPr>
        <w:t>。然而，相较于氮肥，磷肥对米粉稻产量性状的调控效应尚不明确。磷素是水稻生长发育必需的营养元素，对根系发育、分蘖形成及籽粒灌浆具有重要作用。现有研究表明，适量施用磷肥能普遍促进水稻株高、有效分蘖数及产量增加，但过量则会降低磷肥利用效率甚至抑制产量</w:t>
      </w:r>
      <w:hyperlink w:anchor="docfit_ref_4" w:tooltip="跳转到参考文献 [4]" w:history="1">
        <w:r>
          <w:rPr>
            <w:color w:val="000000"/>
            <w:sz w:val="24"/>
            <w:vertAlign w:val="superscript"/>
          </w:rPr>
          <w:t>[4]</w:t>
        </w:r>
      </w:hyperlink>
      <w:hyperlink w:anchor="docfit_ref_5" w:tooltip="跳转到参考文献 [5]" w:history="1">
        <w:r>
          <w:rPr>
            <w:color w:val="000000"/>
            <w:sz w:val="24"/>
            <w:vertAlign w:val="superscript"/>
          </w:rPr>
          <w:t>[5]</w:t>
        </w:r>
      </w:hyperlink>
      <w:r>
        <w:rPr>
          <w:color w:val="000000"/>
          <w:sz w:val="24"/>
        </w:rPr>
        <w:t>。在专用米粉稻生产中，磷肥的施用量如何影响其产量构成因</w:t>
      </w:r>
      <w:r>
        <w:rPr>
          <w:color w:val="000000"/>
          <w:sz w:val="24"/>
        </w:rPr>
        <w:t>素</w:t>
      </w:r>
      <w:r>
        <w:rPr>
          <w:color w:val="000000"/>
          <w:sz w:val="24"/>
        </w:rPr>
        <w:t>，从而影响水稻产量还缺乏系统性的</w:t>
      </w:r>
      <w:r>
        <w:rPr>
          <w:color w:val="000000"/>
          <w:sz w:val="24"/>
        </w:rPr>
        <w:t>依据</w:t>
      </w:r>
      <w:r>
        <w:rPr>
          <w:color w:val="000000"/>
          <w:sz w:val="24"/>
        </w:rPr>
        <w:t>。产量构成因子之间往往存在补偿机制，例如有效穗数增多可能导致每穗粒数下降，而千粒重的提高又可能伴随穗数的减少。此外，米粉稻对直链淀粉含量的特殊要求，使其产量形成过程中可能对不同磷肥施用表现出与普通水稻不同的规律。明确磷肥对米粉稻各产量形状的调控规律，有助于</w:t>
      </w:r>
      <w:r>
        <w:rPr>
          <w:color w:val="000000"/>
          <w:sz w:val="24"/>
        </w:rPr>
        <w:t>不牺牲稻米加工适宜性的前提下，充分发挥米粉稻的产量潜力，降低生产成本，提高种植效益，同时减少多余磷素排放，符合绿色、可持续发展的农业要求。</w:t>
      </w:r>
    </w:p>
    <w:p w14:paraId="630D828F" w14:textId="77777777" w:rsidR="0013329F" w:rsidRDefault="003A0F90">
      <w:pPr>
        <w:pStyle w:val="23"/>
        <w:autoSpaceDE w:val="0"/>
        <w:autoSpaceDN w:val="0"/>
        <w:spacing w:beforeLines="0" w:afterLines="0" w:line="400" w:lineRule="exact"/>
        <w:jc w:val="left"/>
        <w:outlineLvl w:val="1"/>
        <w:rPr>
          <w:rFonts w:ascii="黑体" w:hAnsi="黑体"/>
          <w:szCs w:val="28"/>
        </w:rPr>
      </w:pPr>
      <w:bookmarkStart w:id="7" w:name="docfit_s003_Toc4657"/>
      <w:bookmarkStart w:id="8" w:name="_Toc236831507"/>
      <w:r>
        <w:rPr>
          <w:rFonts w:ascii="黑体" w:hAnsi="黑体" w:cs="黑体"/>
          <w:color w:val="000000"/>
          <w:szCs w:val="28"/>
        </w:rPr>
        <w:t xml:space="preserve">3 </w:t>
      </w:r>
      <w:r>
        <w:rPr>
          <w:rFonts w:ascii="黑体" w:hAnsi="黑体" w:cs="黑体"/>
          <w:color w:val="000000"/>
          <w:szCs w:val="28"/>
        </w:rPr>
        <w:t>国内外研究进展</w:t>
      </w:r>
      <w:bookmarkEnd w:id="7"/>
      <w:bookmarkEnd w:id="8"/>
    </w:p>
    <w:p w14:paraId="38248287"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9" w:name="docfit_s003_Toc20749"/>
      <w:bookmarkStart w:id="10" w:name="_Toc236831508"/>
      <w:r>
        <w:rPr>
          <w:rFonts w:eastAsia="宋体"/>
          <w:color w:val="000000"/>
          <w:sz w:val="24"/>
        </w:rPr>
        <w:t xml:space="preserve">3.1 </w:t>
      </w:r>
      <w:r>
        <w:rPr>
          <w:rFonts w:eastAsia="宋体"/>
          <w:color w:val="000000"/>
          <w:sz w:val="24"/>
        </w:rPr>
        <w:t>磷肥应用现状</w:t>
      </w:r>
      <w:bookmarkEnd w:id="9"/>
      <w:bookmarkEnd w:id="10"/>
    </w:p>
    <w:p w14:paraId="18568649" w14:textId="5749CF76" w:rsidR="0013329F" w:rsidRDefault="003A0F90">
      <w:pPr>
        <w:autoSpaceDE w:val="0"/>
        <w:autoSpaceDN w:val="0"/>
        <w:spacing w:line="400" w:lineRule="exact"/>
        <w:ind w:firstLineChars="200" w:firstLine="480"/>
        <w:jc w:val="left"/>
        <w:rPr>
          <w:rFonts w:ascii="宋体" w:hAnsi="宋体"/>
          <w:sz w:val="24"/>
        </w:rPr>
      </w:pPr>
      <w:r>
        <w:rPr>
          <w:color w:val="000000"/>
          <w:sz w:val="24"/>
        </w:rPr>
        <w:t>磷肥作为水稻生长发育的必需营养元素，参与植物体内多种生理生化反应</w:t>
      </w:r>
      <w:hyperlink w:anchor="docfit_ref_6" w:tooltip="跳转到参考文献 [6]" w:history="1">
        <w:r>
          <w:rPr>
            <w:color w:val="000000"/>
            <w:sz w:val="24"/>
            <w:vertAlign w:val="superscript"/>
          </w:rPr>
          <w:t>[6]</w:t>
        </w:r>
      </w:hyperlink>
      <w:r>
        <w:rPr>
          <w:color w:val="000000"/>
          <w:sz w:val="24"/>
        </w:rPr>
        <w:t>，其应用直接影响着</w:t>
      </w:r>
      <w:r>
        <w:rPr>
          <w:color w:val="000000"/>
          <w:sz w:val="24"/>
        </w:rPr>
        <w:t>水稻的产量性状</w:t>
      </w:r>
      <w:r>
        <w:rPr>
          <w:color w:val="000000"/>
          <w:sz w:val="24"/>
        </w:rPr>
        <w:t>。磷素不仅以</w:t>
      </w:r>
      <w:r>
        <w:rPr>
          <w:color w:val="000000"/>
          <w:sz w:val="24"/>
        </w:rPr>
        <w:t>ATP</w:t>
      </w:r>
      <w:r>
        <w:rPr>
          <w:color w:val="000000"/>
          <w:sz w:val="24"/>
        </w:rPr>
        <w:t>、</w:t>
      </w:r>
      <w:r>
        <w:rPr>
          <w:color w:val="000000"/>
          <w:sz w:val="24"/>
        </w:rPr>
        <w:t>NADPH</w:t>
      </w:r>
      <w:r>
        <w:rPr>
          <w:color w:val="000000"/>
          <w:sz w:val="24"/>
        </w:rPr>
        <w:t>等形式参与能量代谢，还作为核酸、磷脂和多种酶的组成成分，在细胞分裂、物质转运及信号转导中发挥不可替代的作用。在水稻生产中，磷肥供应是否充足、施用是否合理，直接</w:t>
      </w:r>
      <w:r>
        <w:rPr>
          <w:color w:val="000000"/>
          <w:sz w:val="24"/>
        </w:rPr>
        <w:t>影响稻水稻的产量、品质及根系生长</w:t>
      </w:r>
      <w:hyperlink w:anchor="docfit_ref_22" w:tooltip="跳转到参考文献 [22]" w:history="1">
        <w:r>
          <w:rPr>
            <w:color w:val="000000"/>
            <w:sz w:val="24"/>
            <w:vertAlign w:val="superscript"/>
          </w:rPr>
          <w:t>[22]</w:t>
        </w:r>
      </w:hyperlink>
      <w:r>
        <w:rPr>
          <w:color w:val="000000"/>
          <w:sz w:val="24"/>
        </w:rPr>
        <w:t>。因此，磷肥管理</w:t>
      </w:r>
      <w:r>
        <w:rPr>
          <w:color w:val="000000"/>
          <w:sz w:val="24"/>
        </w:rPr>
        <w:t>已是</w:t>
      </w:r>
      <w:r>
        <w:rPr>
          <w:color w:val="000000"/>
          <w:sz w:val="24"/>
        </w:rPr>
        <w:t>水稻高产高效栽培中的重要环节。从农业生产实际来看，土壤缺磷已经成为限制水稻增产的瓶颈，我国有</w:t>
      </w:r>
      <w:r>
        <w:rPr>
          <w:color w:val="000000"/>
          <w:sz w:val="24"/>
        </w:rPr>
        <w:t>2/3</w:t>
      </w:r>
      <w:r>
        <w:rPr>
          <w:color w:val="000000"/>
          <w:sz w:val="24"/>
        </w:rPr>
        <w:t>的耕地缺磷，尤以南方酸性土壤缺磷为重。我国最主要的粮食作物水稻，</w:t>
      </w:r>
      <w:r>
        <w:rPr>
          <w:color w:val="000000"/>
          <w:sz w:val="24"/>
        </w:rPr>
        <w:t>90%</w:t>
      </w:r>
      <w:r>
        <w:rPr>
          <w:color w:val="000000"/>
          <w:sz w:val="24"/>
        </w:rPr>
        <w:t>播种面积分布于南方地区，磷素短缺限制了产量</w:t>
      </w:r>
      <w:hyperlink w:anchor="docfit_ref_7" w:tooltip="跳转到参考文献 [7]" w:history="1">
        <w:r>
          <w:rPr>
            <w:color w:val="000000"/>
            <w:sz w:val="24"/>
            <w:vertAlign w:val="superscript"/>
          </w:rPr>
          <w:t>[7]</w:t>
        </w:r>
      </w:hyperlink>
      <w:r>
        <w:rPr>
          <w:color w:val="000000"/>
          <w:sz w:val="24"/>
        </w:rPr>
        <w:t>。</w:t>
      </w:r>
      <w:r>
        <w:rPr>
          <w:color w:val="000000"/>
          <w:sz w:val="24"/>
        </w:rPr>
        <w:t>在此背景下，</w:t>
      </w:r>
      <w:r>
        <w:rPr>
          <w:color w:val="000000"/>
          <w:sz w:val="24"/>
        </w:rPr>
        <w:t>合理</w:t>
      </w:r>
      <w:r>
        <w:rPr>
          <w:color w:val="000000"/>
          <w:sz w:val="24"/>
        </w:rPr>
        <w:t>施</w:t>
      </w:r>
      <w:r>
        <w:rPr>
          <w:color w:val="000000"/>
          <w:sz w:val="24"/>
        </w:rPr>
        <w:t>用</w:t>
      </w:r>
      <w:r>
        <w:rPr>
          <w:color w:val="000000"/>
          <w:sz w:val="24"/>
        </w:rPr>
        <w:t>磷肥可以改善土壤性质，促进水稻生长发育，促进幼苗早期生长，增强根系吸收能力，为后期的分蘖成穗和穗分化奠定基础，保证水稻高产</w:t>
      </w:r>
      <w:hyperlink w:anchor="docfit_ref_8" w:tooltip="跳转到参考文献 [8]" w:history="1">
        <w:r>
          <w:rPr>
            <w:color w:val="000000"/>
            <w:sz w:val="24"/>
            <w:vertAlign w:val="superscript"/>
          </w:rPr>
          <w:t>[8]</w:t>
        </w:r>
      </w:hyperlink>
      <w:r>
        <w:rPr>
          <w:color w:val="000000"/>
          <w:sz w:val="24"/>
        </w:rPr>
        <w:t>。同时，随着我国耕地面积不断减少，而粮食需求不断增加，提高水稻的单产是提高粮食总产</w:t>
      </w:r>
      <w:r>
        <w:rPr>
          <w:color w:val="000000"/>
          <w:sz w:val="24"/>
        </w:rPr>
        <w:t>，</w:t>
      </w:r>
      <w:r>
        <w:rPr>
          <w:color w:val="000000"/>
          <w:sz w:val="24"/>
        </w:rPr>
        <w:t>解决粮食安全问题的重要途径，</w:t>
      </w:r>
      <w:r>
        <w:rPr>
          <w:color w:val="000000"/>
          <w:sz w:val="24"/>
        </w:rPr>
        <w:t>而想要</w:t>
      </w:r>
      <w:r>
        <w:rPr>
          <w:color w:val="000000"/>
          <w:sz w:val="24"/>
        </w:rPr>
        <w:t>在有限的耕地上实现增产，</w:t>
      </w:r>
      <w:r>
        <w:rPr>
          <w:color w:val="000000"/>
          <w:sz w:val="24"/>
        </w:rPr>
        <w:t>就</w:t>
      </w:r>
      <w:r>
        <w:rPr>
          <w:color w:val="000000"/>
          <w:sz w:val="24"/>
        </w:rPr>
        <w:t>必须</w:t>
      </w:r>
      <w:r>
        <w:rPr>
          <w:color w:val="000000"/>
          <w:sz w:val="24"/>
        </w:rPr>
        <w:t>寻找不同地区磷肥的最佳施用量，改进</w:t>
      </w:r>
      <w:r>
        <w:rPr>
          <w:color w:val="000000"/>
          <w:sz w:val="24"/>
        </w:rPr>
        <w:t>优化各项栽培管理措施，</w:t>
      </w:r>
      <w:r>
        <w:rPr>
          <w:color w:val="000000"/>
          <w:sz w:val="24"/>
        </w:rPr>
        <w:t>实现磷肥的精准施用</w:t>
      </w:r>
      <w:r>
        <w:rPr>
          <w:color w:val="000000"/>
          <w:sz w:val="24"/>
        </w:rPr>
        <w:t>。在米粉稻生产中，磷肥施用主要围绕提升产量构成因素展开。研究表明，合理施用磷肥对增加水稻有效穗数和群体颖花数具有关键作用，进而为高产奠定基础</w:t>
      </w:r>
      <w:hyperlink w:anchor="docfit_ref_9" w:tooltip="跳转到参考文献 [9]" w:history="1">
        <w:r>
          <w:rPr>
            <w:color w:val="000000"/>
            <w:sz w:val="24"/>
            <w:vertAlign w:val="superscript"/>
          </w:rPr>
          <w:t>[9]</w:t>
        </w:r>
      </w:hyperlink>
      <w:r>
        <w:rPr>
          <w:color w:val="000000"/>
          <w:sz w:val="24"/>
        </w:rPr>
        <w:t>。然而，施磷效应受到土壤基础地力及速效磷含量的显著调控，在速效磷含量较低的土壤中，磷肥的增产效果更为明显</w:t>
      </w:r>
      <w:hyperlink w:anchor="docfit_ref_10" w:tooltip="跳转到参考文献 [10]" w:history="1">
        <w:r>
          <w:rPr>
            <w:color w:val="000000"/>
            <w:sz w:val="24"/>
            <w:vertAlign w:val="superscript"/>
          </w:rPr>
          <w:t>[10]</w:t>
        </w:r>
      </w:hyperlink>
      <w:r>
        <w:rPr>
          <w:color w:val="000000"/>
          <w:sz w:val="24"/>
        </w:rPr>
        <w:t>。当前生产中存在磷肥过量施用的现象，不仅会降低磷肥利用率，还可能抑制产量潜力的发挥</w:t>
      </w:r>
      <w:hyperlink w:anchor="docfit_ref_11" w:tooltip="跳转到参考文献 [11]" w:history="1">
        <w:r>
          <w:rPr>
            <w:color w:val="000000"/>
            <w:sz w:val="24"/>
            <w:vertAlign w:val="superscript"/>
          </w:rPr>
          <w:t>[11]</w:t>
        </w:r>
      </w:hyperlink>
      <w:r>
        <w:rPr>
          <w:color w:val="000000"/>
          <w:sz w:val="24"/>
        </w:rPr>
        <w:t>。有研究</w:t>
      </w:r>
      <w:hyperlink w:anchor="docfit_ref_12" w:tooltip="跳转到参考文献 [12]" w:history="1">
        <w:r>
          <w:rPr>
            <w:color w:val="000000"/>
            <w:sz w:val="24"/>
            <w:vertAlign w:val="superscript"/>
          </w:rPr>
          <w:t>[12]</w:t>
        </w:r>
      </w:hyperlink>
      <w:r>
        <w:rPr>
          <w:color w:val="000000"/>
          <w:sz w:val="24"/>
        </w:rPr>
        <w:t>认为，增施磷肥可提高作物产量和氮肥利用率，但过量磷素会干扰水稻对其他养分的吸收，打破体内营养平衡，甚至导致植株早衰或无效分蘖增多，反而不利于产量形成。有研究表明</w:t>
      </w:r>
      <w:hyperlink w:anchor="docfit_ref_13" w:tooltip="跳转到参考文献 [13]" w:history="1">
        <w:r>
          <w:rPr>
            <w:color w:val="000000"/>
            <w:sz w:val="24"/>
            <w:vertAlign w:val="superscript"/>
          </w:rPr>
          <w:t>[13]</w:t>
        </w:r>
      </w:hyperlink>
      <w:r>
        <w:rPr>
          <w:color w:val="000000"/>
          <w:sz w:val="24"/>
        </w:rPr>
        <w:t>，较高的磷肥用量能够降低稻米直链淀粉含量，提高外观和食味品质。李银银等</w:t>
      </w:r>
      <w:hyperlink w:anchor="docfit_ref_14" w:tooltip="跳转到参考文献 [14]" w:history="1">
        <w:r>
          <w:rPr>
            <w:color w:val="000000"/>
            <w:sz w:val="24"/>
            <w:vertAlign w:val="superscript"/>
          </w:rPr>
          <w:t>[14]</w:t>
        </w:r>
      </w:hyperlink>
      <w:r>
        <w:rPr>
          <w:color w:val="000000"/>
          <w:sz w:val="24"/>
        </w:rPr>
        <w:t>指出，低磷处理会影响稻米品质，降低了稻米的加工品质，但外观品质与食味值得到改善，</w:t>
      </w:r>
      <w:r>
        <w:rPr>
          <w:color w:val="000000"/>
          <w:sz w:val="24"/>
        </w:rPr>
        <w:t>这个</w:t>
      </w:r>
      <w:r>
        <w:rPr>
          <w:color w:val="000000"/>
          <w:sz w:val="24"/>
        </w:rPr>
        <w:t>研究说明磷肥对米粉稻品质的影响</w:t>
      </w:r>
      <w:r>
        <w:rPr>
          <w:color w:val="000000"/>
          <w:sz w:val="24"/>
        </w:rPr>
        <w:t>不是单一的</w:t>
      </w:r>
      <w:r>
        <w:rPr>
          <w:color w:val="000000"/>
          <w:sz w:val="24"/>
        </w:rPr>
        <w:t>，而是与施磷量、米粉稻品种特性及环境条件密切相关。因此，探索适应不同土壤条件的磷肥最佳用量，是实现米粉稻高产、磷肥高效与提高稻米品质的重要措施。</w:t>
      </w:r>
    </w:p>
    <w:p w14:paraId="4A6A6C4B"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11" w:name="docfit_s003_Toc5937"/>
      <w:bookmarkStart w:id="12" w:name="_Toc236831509"/>
      <w:r>
        <w:rPr>
          <w:rFonts w:eastAsia="宋体"/>
          <w:color w:val="000000"/>
          <w:sz w:val="24"/>
        </w:rPr>
        <w:t xml:space="preserve">3.2 </w:t>
      </w:r>
      <w:r>
        <w:rPr>
          <w:rFonts w:eastAsia="宋体"/>
          <w:color w:val="000000"/>
          <w:sz w:val="24"/>
        </w:rPr>
        <w:t>磷肥施用对产量性状的影响</w:t>
      </w:r>
      <w:bookmarkEnd w:id="11"/>
      <w:bookmarkEnd w:id="12"/>
    </w:p>
    <w:p w14:paraId="680009D0" w14:textId="78C3F809" w:rsidR="0013329F" w:rsidRDefault="003A0F90">
      <w:pPr>
        <w:autoSpaceDE w:val="0"/>
        <w:autoSpaceDN w:val="0"/>
        <w:spacing w:line="400" w:lineRule="exact"/>
        <w:ind w:firstLineChars="200" w:firstLine="480"/>
        <w:jc w:val="left"/>
        <w:rPr>
          <w:rFonts w:ascii="宋体" w:hAnsi="宋体"/>
          <w:sz w:val="24"/>
        </w:rPr>
      </w:pPr>
      <w:r>
        <w:rPr>
          <w:color w:val="000000"/>
          <w:sz w:val="24"/>
        </w:rPr>
        <w:t>产量性状是联系水稻栽培措施与经济产出的关键，分析它有助于弄清磷肥施用如何调控产量构成要素，以及对米粉稻整体生产能力的影响。磷作为植物能量代谢和物质合成的关键元素，它的供应直接影响水稻分蘖和穗部发育及籽粒充实等生理过程，从而决定有效穗数、每穗粒数、结实率和千粒重等产量构成因子的表达</w:t>
      </w:r>
      <w:hyperlink w:anchor="docfit_ref_15" w:tooltip="跳转到参考文献 [15]" w:history="1">
        <w:r>
          <w:rPr>
            <w:color w:val="000000"/>
            <w:sz w:val="24"/>
            <w:vertAlign w:val="superscript"/>
          </w:rPr>
          <w:t>[15]</w:t>
        </w:r>
      </w:hyperlink>
      <w:hyperlink w:anchor="docfit_ref_16" w:tooltip="跳转到参考文献 [16]" w:history="1">
        <w:r>
          <w:rPr>
            <w:color w:val="000000"/>
            <w:sz w:val="24"/>
            <w:vertAlign w:val="superscript"/>
          </w:rPr>
          <w:t>[16]</w:t>
        </w:r>
      </w:hyperlink>
      <w:r>
        <w:rPr>
          <w:color w:val="000000"/>
          <w:sz w:val="24"/>
        </w:rPr>
        <w:t>。探</w:t>
      </w:r>
      <w:r>
        <w:rPr>
          <w:color w:val="000000"/>
          <w:sz w:val="24"/>
        </w:rPr>
        <w:t>寻</w:t>
      </w:r>
      <w:r>
        <w:rPr>
          <w:color w:val="000000"/>
          <w:sz w:val="24"/>
        </w:rPr>
        <w:t>磷肥用量对这些性状的调控</w:t>
      </w:r>
      <w:r>
        <w:rPr>
          <w:color w:val="000000"/>
          <w:sz w:val="24"/>
        </w:rPr>
        <w:t>机制</w:t>
      </w:r>
      <w:r>
        <w:rPr>
          <w:color w:val="000000"/>
          <w:sz w:val="24"/>
        </w:rPr>
        <w:t>规律，是实现米粉稻</w:t>
      </w:r>
      <w:r>
        <w:rPr>
          <w:color w:val="000000"/>
          <w:sz w:val="24"/>
        </w:rPr>
        <w:t>“</w:t>
      </w:r>
      <w:r>
        <w:rPr>
          <w:color w:val="000000"/>
          <w:sz w:val="24"/>
        </w:rPr>
        <w:t>以磷调产</w:t>
      </w:r>
      <w:r>
        <w:rPr>
          <w:color w:val="000000"/>
          <w:sz w:val="24"/>
        </w:rPr>
        <w:t>”</w:t>
      </w:r>
      <w:r>
        <w:rPr>
          <w:color w:val="000000"/>
          <w:sz w:val="24"/>
        </w:rPr>
        <w:t>的理论依据。这不仅为作物目标产量的精准施磷技术提供支撑，以减少盲目施肥导致的资源浪费和环境污染</w:t>
      </w:r>
      <w:hyperlink w:anchor="docfit_ref_17" w:tooltip="跳转到参考文献 [17]" w:history="1">
        <w:r>
          <w:rPr>
            <w:color w:val="000000"/>
            <w:sz w:val="24"/>
            <w:vertAlign w:val="superscript"/>
          </w:rPr>
          <w:t>[17]</w:t>
        </w:r>
      </w:hyperlink>
      <w:r>
        <w:rPr>
          <w:color w:val="000000"/>
          <w:sz w:val="24"/>
        </w:rPr>
        <w:t>，还可在保障米粉加工所需特定稻米品质的同时，促进高产稳产的协同实现</w:t>
      </w:r>
      <w:hyperlink w:anchor="docfit_ref_18" w:tooltip="跳转到参考文献 [18]" w:history="1">
        <w:r>
          <w:rPr>
            <w:color w:val="000000"/>
            <w:sz w:val="24"/>
            <w:vertAlign w:val="superscript"/>
          </w:rPr>
          <w:t>[18]</w:t>
        </w:r>
      </w:hyperlink>
      <w:r>
        <w:rPr>
          <w:color w:val="000000"/>
          <w:sz w:val="24"/>
        </w:rPr>
        <w:t>。所以，</w:t>
      </w:r>
      <w:r>
        <w:rPr>
          <w:color w:val="000000"/>
          <w:sz w:val="24"/>
        </w:rPr>
        <w:t>找寻</w:t>
      </w:r>
      <w:r>
        <w:rPr>
          <w:color w:val="000000"/>
          <w:sz w:val="24"/>
        </w:rPr>
        <w:t>磷肥用量与产量性状之间的关系，对于促进米粉稻高产、高质</w:t>
      </w:r>
      <w:r>
        <w:rPr>
          <w:color w:val="000000"/>
          <w:sz w:val="24"/>
        </w:rPr>
        <w:t>，</w:t>
      </w:r>
      <w:r>
        <w:rPr>
          <w:color w:val="000000"/>
          <w:sz w:val="24"/>
        </w:rPr>
        <w:t>减少环境污染</w:t>
      </w:r>
      <w:r>
        <w:rPr>
          <w:color w:val="000000"/>
          <w:sz w:val="24"/>
        </w:rPr>
        <w:t>，具有</w:t>
      </w:r>
      <w:r>
        <w:rPr>
          <w:color w:val="000000"/>
          <w:sz w:val="24"/>
        </w:rPr>
        <w:t>很大的实用价值。</w:t>
      </w:r>
    </w:p>
    <w:p w14:paraId="1CA460B7" w14:textId="77777777" w:rsidR="0013329F" w:rsidRDefault="003A0F90">
      <w:pPr>
        <w:pStyle w:val="23"/>
        <w:autoSpaceDE w:val="0"/>
        <w:autoSpaceDN w:val="0"/>
        <w:spacing w:beforeLines="0" w:afterLines="0" w:line="400" w:lineRule="exact"/>
        <w:jc w:val="left"/>
        <w:outlineLvl w:val="1"/>
        <w:rPr>
          <w:rFonts w:ascii="黑体" w:hAnsi="黑体"/>
          <w:szCs w:val="28"/>
        </w:rPr>
      </w:pPr>
      <w:bookmarkStart w:id="13" w:name="docfit_s003_Toc24074"/>
      <w:bookmarkStart w:id="14" w:name="_Toc236831510"/>
      <w:r>
        <w:rPr>
          <w:rFonts w:ascii="黑体" w:hAnsi="黑体" w:cs="黑体"/>
          <w:color w:val="000000"/>
          <w:szCs w:val="28"/>
        </w:rPr>
        <w:t xml:space="preserve">4 </w:t>
      </w:r>
      <w:r>
        <w:rPr>
          <w:rFonts w:ascii="黑体" w:hAnsi="黑体" w:cs="黑体"/>
          <w:color w:val="000000"/>
          <w:szCs w:val="28"/>
        </w:rPr>
        <w:t>研究目的与内容</w:t>
      </w:r>
      <w:bookmarkEnd w:id="13"/>
      <w:bookmarkEnd w:id="14"/>
    </w:p>
    <w:p w14:paraId="691F04C0" w14:textId="70A83B34" w:rsidR="0013329F" w:rsidRDefault="003A0F90">
      <w:pPr>
        <w:autoSpaceDE w:val="0"/>
        <w:autoSpaceDN w:val="0"/>
        <w:spacing w:line="400" w:lineRule="exact"/>
        <w:ind w:firstLineChars="200" w:firstLine="480"/>
        <w:jc w:val="left"/>
        <w:rPr>
          <w:rFonts w:ascii="宋体" w:hAnsi="宋体"/>
          <w:sz w:val="24"/>
        </w:rPr>
      </w:pPr>
      <w:r>
        <w:rPr>
          <w:color w:val="000000"/>
          <w:sz w:val="24"/>
        </w:rPr>
        <w:t>针对米粉稻这一满足特定加工需求的专用型水稻，磷肥施用对其产量性状的调控</w:t>
      </w:r>
      <w:r>
        <w:rPr>
          <w:color w:val="000000"/>
          <w:sz w:val="24"/>
        </w:rPr>
        <w:t>机制还没有系统的研究</w:t>
      </w:r>
      <w:r>
        <w:rPr>
          <w:color w:val="000000"/>
          <w:sz w:val="24"/>
        </w:rPr>
        <w:t>。</w:t>
      </w:r>
      <w:r>
        <w:rPr>
          <w:color w:val="000000"/>
          <w:sz w:val="24"/>
        </w:rPr>
        <w:t>有实验证明，</w:t>
      </w:r>
      <w:r>
        <w:rPr>
          <w:color w:val="000000"/>
          <w:sz w:val="24"/>
        </w:rPr>
        <w:t>米粉稻的直链淀粉含量等关键品质指标受遗传调控</w:t>
      </w:r>
      <w:hyperlink w:anchor="docfit_ref_19" w:tooltip="跳转到参考文献 [19]" w:history="1">
        <w:r>
          <w:rPr>
            <w:color w:val="000000"/>
            <w:sz w:val="24"/>
            <w:vertAlign w:val="superscript"/>
          </w:rPr>
          <w:t>[19]</w:t>
        </w:r>
      </w:hyperlink>
      <w:r>
        <w:rPr>
          <w:color w:val="000000"/>
          <w:sz w:val="24"/>
        </w:rPr>
        <w:t>，但高产实现仍需依赖科学的栽培管理。已有研究表明，磷肥施用量显著影响水稻产量及磷肥利用效率</w:t>
      </w:r>
      <w:hyperlink w:anchor="docfit_ref_20" w:tooltip="跳转到参考文献 [20]" w:history="1">
        <w:r>
          <w:rPr>
            <w:color w:val="000000"/>
            <w:sz w:val="24"/>
            <w:vertAlign w:val="superscript"/>
          </w:rPr>
          <w:t>[20]</w:t>
        </w:r>
      </w:hyperlink>
      <w:r>
        <w:rPr>
          <w:color w:val="000000"/>
          <w:sz w:val="24"/>
        </w:rPr>
        <w:t>，过量或不足均会导致产量下降</w:t>
      </w:r>
      <w:hyperlink w:anchor="docfit_ref_21" w:tooltip="跳转到参考文献 [21]" w:history="1">
        <w:r>
          <w:rPr>
            <w:color w:val="000000"/>
            <w:sz w:val="24"/>
            <w:vertAlign w:val="superscript"/>
          </w:rPr>
          <w:t>[21]</w:t>
        </w:r>
      </w:hyperlink>
      <w:r>
        <w:rPr>
          <w:color w:val="000000"/>
          <w:sz w:val="24"/>
        </w:rPr>
        <w:t>。本研究旨在探究磷肥用量与米粉稻产量</w:t>
      </w:r>
      <w:r>
        <w:rPr>
          <w:color w:val="000000"/>
          <w:sz w:val="24"/>
        </w:rPr>
        <w:t>及产量</w:t>
      </w:r>
      <w:r>
        <w:rPr>
          <w:color w:val="000000"/>
          <w:sz w:val="24"/>
        </w:rPr>
        <w:t>构成因素之间的关系</w:t>
      </w:r>
      <w:r>
        <w:rPr>
          <w:color w:val="000000"/>
          <w:sz w:val="24"/>
        </w:rPr>
        <w:t>，</w:t>
      </w:r>
      <w:r>
        <w:rPr>
          <w:color w:val="000000"/>
          <w:sz w:val="24"/>
        </w:rPr>
        <w:t>试验将设置梯度磷肥处理，通过田间观测与数据分析，</w:t>
      </w:r>
      <w:r>
        <w:rPr>
          <w:color w:val="000000"/>
          <w:sz w:val="24"/>
        </w:rPr>
        <w:t>寻找</w:t>
      </w:r>
      <w:r>
        <w:rPr>
          <w:color w:val="000000"/>
          <w:sz w:val="24"/>
        </w:rPr>
        <w:t>米粉稻高产的最优磷肥施用量区间</w:t>
      </w:r>
      <w:r>
        <w:rPr>
          <w:color w:val="000000"/>
          <w:sz w:val="24"/>
        </w:rPr>
        <w:t>，</w:t>
      </w:r>
      <w:r>
        <w:rPr>
          <w:color w:val="000000"/>
          <w:sz w:val="24"/>
        </w:rPr>
        <w:t>并分析不同磷肥施用量对水稻产量性状的影响</w:t>
      </w:r>
      <w:r>
        <w:rPr>
          <w:color w:val="000000"/>
          <w:sz w:val="24"/>
        </w:rPr>
        <w:t>。</w:t>
      </w:r>
    </w:p>
    <w:p w14:paraId="61433D62" w14:textId="77777777" w:rsidR="00D43528" w:rsidRDefault="00484501">
      <w:pPr>
        <w:widowControl/>
        <w:jc w:val="left"/>
        <w:sectPr w:rsidR="00D43528" w:rsidSect="0094600B">
          <w:headerReference w:type="default" r:id="rId22"/>
          <w:footerReference w:type="default" r:id="rId23"/>
          <w:pgSz w:w="11906" w:h="16838" w:code="9"/>
          <w:pgMar w:top="1134" w:right="1134" w:bottom="1134" w:left="1134" w:header="850" w:footer="992" w:gutter="0"/>
          <w:pgNumType w:start="1"/>
          <w:cols w:space="425"/>
          <w:docGrid w:linePitch="312"/>
        </w:sectPr>
      </w:pPr>
      <w:r>
        <w:br w:type="page"/>
      </w:r>
    </w:p>
    <w:p w14:paraId="66062366" w14:textId="77777777" w:rsidR="0013329F" w:rsidRDefault="003A0F90">
      <w:pPr>
        <w:pStyle w:val="1"/>
        <w:autoSpaceDE w:val="0"/>
        <w:autoSpaceDN w:val="0"/>
        <w:spacing w:before="480" w:after="360" w:line="400" w:lineRule="exact"/>
      </w:pPr>
      <w:bookmarkStart w:id="15" w:name="docfit_s003_Toc6500"/>
      <w:bookmarkStart w:id="16" w:name="_Toc236831511"/>
      <w:r>
        <w:rPr>
          <w:rFonts w:cs="黑体"/>
          <w:color w:val="000000"/>
          <w:szCs w:val="32"/>
        </w:rPr>
        <w:t>第二章</w:t>
      </w:r>
      <w:r>
        <w:rPr>
          <w:rFonts w:cs="黑体"/>
          <w:color w:val="000000"/>
          <w:szCs w:val="32"/>
        </w:rPr>
        <w:t xml:space="preserve"> </w:t>
      </w:r>
      <w:r>
        <w:rPr>
          <w:rFonts w:cs="黑体"/>
          <w:color w:val="000000"/>
          <w:szCs w:val="32"/>
        </w:rPr>
        <w:t>材料与方法</w:t>
      </w:r>
      <w:bookmarkEnd w:id="15"/>
      <w:bookmarkEnd w:id="16"/>
    </w:p>
    <w:p w14:paraId="1488DE3E" w14:textId="77777777" w:rsidR="0013329F" w:rsidRDefault="003A0F90">
      <w:pPr>
        <w:pStyle w:val="23"/>
        <w:autoSpaceDE w:val="0"/>
        <w:autoSpaceDN w:val="0"/>
        <w:spacing w:beforeLines="0" w:afterLines="0" w:line="400" w:lineRule="exact"/>
        <w:jc w:val="left"/>
        <w:outlineLvl w:val="1"/>
        <w:rPr>
          <w:rFonts w:ascii="黑体" w:hAnsi="黑体"/>
          <w:szCs w:val="28"/>
        </w:rPr>
      </w:pPr>
      <w:bookmarkStart w:id="17" w:name="docfit_s003_Toc25746"/>
      <w:bookmarkStart w:id="18" w:name="_Toc236831512"/>
      <w:r>
        <w:rPr>
          <w:rFonts w:ascii="黑体" w:hAnsi="黑体" w:cs="黑体"/>
          <w:color w:val="000000"/>
          <w:szCs w:val="28"/>
        </w:rPr>
        <w:t xml:space="preserve">1 </w:t>
      </w:r>
      <w:r>
        <w:rPr>
          <w:rFonts w:ascii="黑体" w:hAnsi="黑体" w:cs="黑体"/>
          <w:color w:val="000000"/>
          <w:szCs w:val="28"/>
        </w:rPr>
        <w:t>试验设计</w:t>
      </w:r>
      <w:bookmarkEnd w:id="17"/>
      <w:bookmarkEnd w:id="18"/>
    </w:p>
    <w:p w14:paraId="61C2B05C"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19" w:name="docfit_s003_Toc17539"/>
      <w:bookmarkStart w:id="20" w:name="_Toc236831513"/>
      <w:r>
        <w:rPr>
          <w:rFonts w:eastAsia="宋体"/>
          <w:color w:val="000000"/>
          <w:sz w:val="24"/>
        </w:rPr>
        <w:t xml:space="preserve">1.1 </w:t>
      </w:r>
      <w:r>
        <w:rPr>
          <w:rFonts w:eastAsia="宋体"/>
          <w:color w:val="000000"/>
          <w:sz w:val="24"/>
        </w:rPr>
        <w:t>试验地概况</w:t>
      </w:r>
      <w:bookmarkEnd w:id="19"/>
      <w:bookmarkEnd w:id="20"/>
    </w:p>
    <w:p w14:paraId="2EF1925B"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试验地在湖南省长沙县与沅陵县，</w:t>
      </w:r>
      <w:r>
        <w:rPr>
          <w:color w:val="000000"/>
          <w:sz w:val="24"/>
        </w:rPr>
        <w:t>实验于</w:t>
      </w:r>
      <w:r>
        <w:rPr>
          <w:color w:val="000000"/>
          <w:sz w:val="24"/>
        </w:rPr>
        <w:t>2025</w:t>
      </w:r>
      <w:r>
        <w:rPr>
          <w:color w:val="000000"/>
          <w:sz w:val="24"/>
        </w:rPr>
        <w:t>年</w:t>
      </w:r>
      <w:r>
        <w:rPr>
          <w:color w:val="000000"/>
          <w:sz w:val="24"/>
        </w:rPr>
        <w:t>3</w:t>
      </w:r>
      <w:r>
        <w:rPr>
          <w:color w:val="000000"/>
          <w:sz w:val="24"/>
        </w:rPr>
        <w:t>月至</w:t>
      </w:r>
      <w:r>
        <w:rPr>
          <w:color w:val="000000"/>
          <w:sz w:val="24"/>
        </w:rPr>
        <w:t>7</w:t>
      </w:r>
      <w:r>
        <w:rPr>
          <w:color w:val="000000"/>
          <w:sz w:val="24"/>
        </w:rPr>
        <w:t>月进行。</w:t>
      </w:r>
      <w:commentRangeStart w:id="21"/>
      <w:r>
        <w:rPr>
          <w:color w:val="000000"/>
          <w:sz w:val="24"/>
        </w:rPr>
        <w:t>长沙县</w:t>
      </w:r>
      <w:r>
        <w:rPr>
          <w:color w:val="000000"/>
          <w:sz w:val="24"/>
        </w:rPr>
        <w:t>在湖南省中东部</w:t>
      </w:r>
      <w:r>
        <w:rPr>
          <w:color w:val="000000"/>
          <w:sz w:val="24"/>
        </w:rPr>
        <w:t>，属于亚热带季风气候，年</w:t>
      </w:r>
      <w:r>
        <w:rPr>
          <w:color w:val="000000"/>
          <w:sz w:val="24"/>
        </w:rPr>
        <w:t>平</w:t>
      </w:r>
      <w:r>
        <w:rPr>
          <w:color w:val="000000"/>
          <w:sz w:val="24"/>
        </w:rPr>
        <w:t>均降水量</w:t>
      </w:r>
      <w:r>
        <w:rPr>
          <w:color w:val="000000"/>
          <w:sz w:val="24"/>
        </w:rPr>
        <w:t>13</w:t>
      </w:r>
      <w:r>
        <w:rPr>
          <w:color w:val="000000"/>
          <w:sz w:val="24"/>
        </w:rPr>
        <w:t>62~1500</w:t>
      </w:r>
      <w:r>
        <w:rPr>
          <w:color w:val="000000"/>
          <w:sz w:val="24"/>
        </w:rPr>
        <w:t>mm</w:t>
      </w:r>
      <w:r>
        <w:rPr>
          <w:color w:val="000000"/>
          <w:sz w:val="24"/>
        </w:rPr>
        <w:t>，</w:t>
      </w:r>
      <w:r>
        <w:rPr>
          <w:color w:val="000000"/>
          <w:sz w:val="24"/>
        </w:rPr>
        <w:t>属于双季稻产区，土壤肥沃</w:t>
      </w:r>
      <w:r>
        <w:rPr>
          <w:color w:val="000000"/>
          <w:sz w:val="24"/>
        </w:rPr>
        <w:t>。沅陵县</w:t>
      </w:r>
      <w:r>
        <w:rPr>
          <w:color w:val="000000"/>
          <w:sz w:val="24"/>
        </w:rPr>
        <w:t>位于湖南省西北部</w:t>
      </w:r>
      <w:r>
        <w:rPr>
          <w:color w:val="000000"/>
          <w:sz w:val="24"/>
        </w:rPr>
        <w:t>，也属于亚热带季风气候，气候温和，</w:t>
      </w:r>
      <w:r>
        <w:rPr>
          <w:color w:val="000000"/>
          <w:sz w:val="24"/>
        </w:rPr>
        <w:t>年均气温约</w:t>
      </w:r>
      <w:r>
        <w:rPr>
          <w:color w:val="000000"/>
          <w:sz w:val="24"/>
        </w:rPr>
        <w:t>16.6℃</w:t>
      </w:r>
      <w:r>
        <w:rPr>
          <w:color w:val="000000"/>
          <w:sz w:val="24"/>
        </w:rPr>
        <w:t>，年均降水量约</w:t>
      </w:r>
      <w:r>
        <w:rPr>
          <w:color w:val="000000"/>
          <w:sz w:val="24"/>
        </w:rPr>
        <w:t>1440mm</w:t>
      </w:r>
      <w:r>
        <w:rPr>
          <w:color w:val="000000"/>
          <w:sz w:val="24"/>
        </w:rPr>
        <w:t>。两地试验田土壤类型以水稻土为主，但沅陵土壤酸化问题比较严重。</w:t>
      </w:r>
      <w:commentRangeEnd w:id="21"/>
      <w:r>
        <w:rPr>
          <w:rStyle w:val="af"/>
          <w:rFonts w:ascii="宋体" w:hAnsi="宋体"/>
          <w:sz w:val="24"/>
          <w:szCs w:val="24"/>
        </w:rPr>
        <w:commentReference w:id="21"/>
      </w:r>
    </w:p>
    <w:p w14:paraId="3A1D90D5"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22" w:name="docfit_s003_Toc29875"/>
      <w:bookmarkStart w:id="23" w:name="_Toc236831514"/>
      <w:r>
        <w:rPr>
          <w:rFonts w:eastAsia="宋体"/>
          <w:color w:val="000000"/>
          <w:sz w:val="24"/>
        </w:rPr>
        <w:t xml:space="preserve">1.2 </w:t>
      </w:r>
      <w:r>
        <w:rPr>
          <w:rFonts w:eastAsia="宋体"/>
          <w:color w:val="000000"/>
          <w:sz w:val="24"/>
        </w:rPr>
        <w:t>试验设计</w:t>
      </w:r>
      <w:bookmarkEnd w:id="22"/>
      <w:bookmarkEnd w:id="23"/>
    </w:p>
    <w:p w14:paraId="1B4A210F"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试验采用双因素随机区组设计，设置</w:t>
      </w:r>
      <w:r>
        <w:rPr>
          <w:color w:val="000000"/>
          <w:sz w:val="24"/>
        </w:rPr>
        <w:t>4</w:t>
      </w:r>
      <w:r>
        <w:rPr>
          <w:color w:val="000000"/>
          <w:sz w:val="24"/>
        </w:rPr>
        <w:t>个不同的磷肥梯度，施磷量分别为</w:t>
      </w:r>
      <w:r>
        <w:rPr>
          <w:color w:val="000000"/>
          <w:sz w:val="24"/>
        </w:rPr>
        <w:t>0kg/hm²</w:t>
      </w:r>
      <w:r>
        <w:rPr>
          <w:color w:val="000000"/>
          <w:sz w:val="24"/>
        </w:rPr>
        <w:t>、</w:t>
      </w:r>
      <w:r>
        <w:rPr>
          <w:color w:val="000000"/>
          <w:sz w:val="24"/>
        </w:rPr>
        <w:t>30kg/hm²</w:t>
      </w:r>
      <w:r>
        <w:rPr>
          <w:color w:val="000000"/>
          <w:sz w:val="24"/>
        </w:rPr>
        <w:t>、</w:t>
      </w:r>
      <w:r>
        <w:rPr>
          <w:color w:val="000000"/>
          <w:sz w:val="24"/>
        </w:rPr>
        <w:t>60kg/hm²</w:t>
      </w:r>
      <w:r>
        <w:rPr>
          <w:color w:val="000000"/>
          <w:sz w:val="24"/>
        </w:rPr>
        <w:t>、</w:t>
      </w:r>
      <w:r>
        <w:rPr>
          <w:color w:val="000000"/>
          <w:sz w:val="24"/>
        </w:rPr>
        <w:t>90kg/hm²</w:t>
      </w:r>
      <w:r>
        <w:rPr>
          <w:color w:val="000000"/>
          <w:sz w:val="24"/>
        </w:rPr>
        <w:t>的过磷酸钙。处理组合为</w:t>
      </w:r>
      <w:r>
        <w:rPr>
          <w:color w:val="000000"/>
          <w:sz w:val="24"/>
        </w:rPr>
        <w:t>2</w:t>
      </w:r>
      <w:r>
        <w:rPr>
          <w:color w:val="000000"/>
          <w:sz w:val="24"/>
        </w:rPr>
        <w:t>个区域、</w:t>
      </w:r>
      <w:r>
        <w:rPr>
          <w:color w:val="000000"/>
          <w:sz w:val="24"/>
        </w:rPr>
        <w:t>2</w:t>
      </w:r>
      <w:r>
        <w:rPr>
          <w:color w:val="000000"/>
          <w:sz w:val="24"/>
        </w:rPr>
        <w:t>个品种、</w:t>
      </w:r>
      <w:r>
        <w:rPr>
          <w:color w:val="000000"/>
          <w:sz w:val="24"/>
        </w:rPr>
        <w:t>4</w:t>
      </w:r>
      <w:r>
        <w:rPr>
          <w:color w:val="000000"/>
          <w:sz w:val="24"/>
        </w:rPr>
        <w:t>个磷肥梯度一共</w:t>
      </w:r>
      <w:r>
        <w:rPr>
          <w:color w:val="000000"/>
          <w:sz w:val="24"/>
        </w:rPr>
        <w:t>16</w:t>
      </w:r>
      <w:r>
        <w:rPr>
          <w:color w:val="000000"/>
          <w:sz w:val="24"/>
        </w:rPr>
        <w:t>个处理。</w:t>
      </w:r>
      <w:ins w:id="24" w:author="奕霖 李" w:date="2026-05-12T20:23:00Z">
        <w:r>
          <w:rPr>
            <w:color w:val="000000"/>
            <w:sz w:val="24"/>
          </w:rPr>
          <w:t>小区面积</w:t>
        </w:r>
      </w:ins>
      <w:r>
        <w:rPr>
          <w:color w:val="000000"/>
          <w:sz w:val="24"/>
        </w:rPr>
        <w:t>一共</w:t>
      </w:r>
      <w:del w:id="25" w:author="奕霖 李" w:date="2026-05-12T20:23:00Z">
        <w:r>
          <w:rPr>
            <w:color w:val="000000"/>
            <w:sz w:val="24"/>
          </w:rPr>
          <w:delText>区域面积一共</w:delText>
        </w:r>
      </w:del>
      <w:r>
        <w:rPr>
          <w:color w:val="000000"/>
          <w:sz w:val="24"/>
        </w:rPr>
        <w:t>40</w:t>
      </w:r>
      <w:r>
        <w:rPr>
          <w:color w:val="000000"/>
          <w:sz w:val="24"/>
        </w:rPr>
        <w:t>㎡（</w:t>
      </w:r>
      <w:r>
        <w:rPr>
          <w:color w:val="000000"/>
          <w:sz w:val="24"/>
        </w:rPr>
        <w:t>10m×4m</w:t>
      </w:r>
      <w:r>
        <w:rPr>
          <w:color w:val="000000"/>
          <w:sz w:val="24"/>
        </w:rPr>
        <w:t>），区间设</w:t>
      </w:r>
      <w:r>
        <w:rPr>
          <w:color w:val="000000"/>
          <w:sz w:val="24"/>
        </w:rPr>
        <w:t>50</w:t>
      </w:r>
      <w:r>
        <w:rPr>
          <w:color w:val="000000"/>
          <w:sz w:val="24"/>
        </w:rPr>
        <w:t>厘米隔离带，防止肥水串灌，重复三次，一共</w:t>
      </w:r>
      <w:r>
        <w:rPr>
          <w:color w:val="000000"/>
          <w:sz w:val="24"/>
        </w:rPr>
        <w:t>48</w:t>
      </w:r>
      <w:r>
        <w:rPr>
          <w:color w:val="000000"/>
          <w:sz w:val="24"/>
        </w:rPr>
        <w:t>个样本。氮肥施用为尿素，</w:t>
      </w:r>
      <w:r>
        <w:rPr>
          <w:color w:val="000000"/>
          <w:sz w:val="24"/>
        </w:rPr>
        <w:t>120kgN/hm</w:t>
      </w:r>
      <w:r>
        <w:rPr>
          <w:color w:val="000000"/>
          <w:sz w:val="24"/>
          <w:vertAlign w:val="superscript"/>
        </w:rPr>
        <w:t>2</w:t>
      </w:r>
      <w:r>
        <w:rPr>
          <w:color w:val="000000"/>
          <w:sz w:val="24"/>
        </w:rPr>
        <w:t>，按基肥：分肥：穗肥</w:t>
      </w:r>
      <w:r>
        <w:rPr>
          <w:color w:val="000000"/>
          <w:sz w:val="24"/>
        </w:rPr>
        <w:t>=5</w:t>
      </w:r>
      <w:r>
        <w:rPr>
          <w:color w:val="000000"/>
          <w:sz w:val="24"/>
        </w:rPr>
        <w:t>：</w:t>
      </w:r>
      <w:r>
        <w:rPr>
          <w:color w:val="000000"/>
          <w:sz w:val="24"/>
        </w:rPr>
        <w:t>3</w:t>
      </w:r>
      <w:r>
        <w:rPr>
          <w:color w:val="000000"/>
          <w:sz w:val="24"/>
        </w:rPr>
        <w:t>：</w:t>
      </w:r>
      <w:r>
        <w:rPr>
          <w:color w:val="000000"/>
          <w:sz w:val="24"/>
        </w:rPr>
        <w:t>2</w:t>
      </w:r>
      <w:r>
        <w:rPr>
          <w:color w:val="000000"/>
          <w:sz w:val="24"/>
        </w:rPr>
        <w:t>比例施用。磷肥选用过磷酸钙，作基肥一次施入。钾肥选用氯化钾，施钾量为</w:t>
      </w:r>
      <w:r>
        <w:rPr>
          <w:color w:val="000000"/>
          <w:sz w:val="24"/>
        </w:rPr>
        <w:t>100kgK</w:t>
      </w:r>
      <w:r>
        <w:rPr>
          <w:color w:val="000000"/>
          <w:sz w:val="24"/>
          <w:vertAlign w:val="subscript"/>
          <w:rPrChange w:id="26" w:author="奕霖 李" w:date="2026-05-12T20:18:00Z">
            <w:rPr>
              <w:rFonts w:cs="宋体"/>
              <w:sz w:val="24"/>
            </w:rPr>
          </w:rPrChange>
        </w:rPr>
        <w:t>2</w:t>
      </w:r>
      <w:r>
        <w:rPr>
          <w:color w:val="000000"/>
          <w:sz w:val="24"/>
        </w:rPr>
        <w:t>O/hm2</w:t>
      </w:r>
      <w:r>
        <w:rPr>
          <w:color w:val="000000"/>
          <w:sz w:val="24"/>
        </w:rPr>
        <w:t>，按基肥</w:t>
      </w:r>
      <w:r>
        <w:rPr>
          <w:color w:val="000000"/>
          <w:sz w:val="24"/>
        </w:rPr>
        <w:t>:</w:t>
      </w:r>
      <w:r>
        <w:rPr>
          <w:color w:val="000000"/>
          <w:sz w:val="24"/>
        </w:rPr>
        <w:t>穗肥</w:t>
      </w:r>
      <w:r>
        <w:rPr>
          <w:color w:val="000000"/>
          <w:sz w:val="24"/>
        </w:rPr>
        <w:t>=5</w:t>
      </w:r>
      <w:r>
        <w:rPr>
          <w:color w:val="000000"/>
          <w:sz w:val="24"/>
        </w:rPr>
        <w:t>：</w:t>
      </w:r>
      <w:r>
        <w:rPr>
          <w:color w:val="000000"/>
          <w:sz w:val="24"/>
        </w:rPr>
        <w:t>5</w:t>
      </w:r>
      <w:r>
        <w:rPr>
          <w:color w:val="000000"/>
          <w:sz w:val="24"/>
        </w:rPr>
        <w:t>比例施用。</w:t>
      </w:r>
    </w:p>
    <w:p w14:paraId="05E30296"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27" w:name="docfit_s003_Toc30416"/>
      <w:bookmarkStart w:id="28" w:name="_Toc236831515"/>
      <w:r>
        <w:rPr>
          <w:rFonts w:eastAsia="宋体"/>
          <w:color w:val="000000"/>
          <w:sz w:val="24"/>
        </w:rPr>
        <w:t xml:space="preserve">1.3 </w:t>
      </w:r>
      <w:r>
        <w:rPr>
          <w:rFonts w:eastAsia="宋体"/>
          <w:color w:val="000000"/>
          <w:sz w:val="24"/>
        </w:rPr>
        <w:t>试验材料</w:t>
      </w:r>
      <w:bookmarkEnd w:id="27"/>
      <w:bookmarkEnd w:id="28"/>
    </w:p>
    <w:p w14:paraId="70E6E891"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中嘉早</w:t>
      </w:r>
      <w:r>
        <w:rPr>
          <w:color w:val="000000"/>
          <w:sz w:val="24"/>
        </w:rPr>
        <w:t>17</w:t>
      </w:r>
      <w:r>
        <w:rPr>
          <w:color w:val="000000"/>
          <w:sz w:val="24"/>
        </w:rPr>
        <w:t>，株两优</w:t>
      </w:r>
      <w:r>
        <w:rPr>
          <w:color w:val="000000"/>
          <w:sz w:val="24"/>
        </w:rPr>
        <w:t>4024</w:t>
      </w:r>
      <w:ins w:id="29" w:author="一文 袁" w:date="2026-05-10T15:26:00Z">
        <w:r>
          <w:rPr>
            <w:color w:val="000000"/>
            <w:sz w:val="24"/>
          </w:rPr>
          <w:t>，其中</w:t>
        </w:r>
      </w:ins>
      <w:ins w:id="30" w:author="一文 袁" w:date="2026-05-10T15:27:00Z">
        <w:r>
          <w:rPr>
            <w:color w:val="000000"/>
            <w:sz w:val="24"/>
          </w:rPr>
          <w:t>中嘉早</w:t>
        </w:r>
        <w:r>
          <w:rPr>
            <w:color w:val="000000"/>
            <w:sz w:val="24"/>
          </w:rPr>
          <w:t>17</w:t>
        </w:r>
      </w:ins>
      <w:ins w:id="31" w:author="一文 袁" w:date="2026-05-10T15:29:00Z">
        <w:r>
          <w:rPr>
            <w:color w:val="000000"/>
            <w:sz w:val="24"/>
          </w:rPr>
          <w:t>是常规稻，</w:t>
        </w:r>
      </w:ins>
      <w:ins w:id="32" w:author="一文 袁" w:date="2026-05-10T15:27:00Z">
        <w:r>
          <w:rPr>
            <w:color w:val="000000"/>
            <w:sz w:val="24"/>
          </w:rPr>
          <w:t>直链淀粉含量较高，为专用于</w:t>
        </w:r>
      </w:ins>
      <w:ins w:id="33" w:author="一文 袁" w:date="2026-05-10T15:28:00Z">
        <w:r>
          <w:rPr>
            <w:color w:val="000000"/>
            <w:sz w:val="24"/>
          </w:rPr>
          <w:t>米粉加工的品种，株两优</w:t>
        </w:r>
        <w:r>
          <w:rPr>
            <w:color w:val="000000"/>
            <w:sz w:val="24"/>
          </w:rPr>
          <w:t>4024</w:t>
        </w:r>
        <w:r>
          <w:rPr>
            <w:color w:val="000000"/>
            <w:sz w:val="24"/>
          </w:rPr>
          <w:t>则是两系</w:t>
        </w:r>
      </w:ins>
      <w:ins w:id="34" w:author="一文 袁" w:date="2026-05-10T15:29:00Z">
        <w:r>
          <w:rPr>
            <w:color w:val="000000"/>
            <w:sz w:val="24"/>
          </w:rPr>
          <w:t>杂交稻，产量潜力较高。</w:t>
        </w:r>
      </w:ins>
    </w:p>
    <w:p w14:paraId="6574E5BB" w14:textId="77777777" w:rsidR="0013329F" w:rsidRDefault="003A0F90">
      <w:pPr>
        <w:pStyle w:val="23"/>
        <w:autoSpaceDE w:val="0"/>
        <w:autoSpaceDN w:val="0"/>
        <w:spacing w:beforeLines="0" w:afterLines="0" w:line="400" w:lineRule="exact"/>
        <w:jc w:val="left"/>
        <w:outlineLvl w:val="1"/>
        <w:rPr>
          <w:rFonts w:ascii="黑体" w:hAnsi="黑体"/>
          <w:szCs w:val="28"/>
        </w:rPr>
      </w:pPr>
      <w:bookmarkStart w:id="35" w:name="docfit_s003_Toc28768"/>
      <w:bookmarkStart w:id="36" w:name="_Toc236831516"/>
      <w:r>
        <w:rPr>
          <w:rFonts w:ascii="黑体" w:hAnsi="黑体" w:cs="黑体"/>
          <w:color w:val="000000"/>
          <w:szCs w:val="28"/>
        </w:rPr>
        <w:t xml:space="preserve">2 </w:t>
      </w:r>
      <w:r>
        <w:rPr>
          <w:rFonts w:ascii="黑体" w:hAnsi="黑体" w:cs="黑体"/>
          <w:color w:val="000000"/>
          <w:szCs w:val="28"/>
        </w:rPr>
        <w:t>测定项目方法</w:t>
      </w:r>
      <w:bookmarkEnd w:id="35"/>
      <w:bookmarkEnd w:id="36"/>
    </w:p>
    <w:p w14:paraId="509E15DE"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37" w:name="docfit_s003_Toc7207"/>
      <w:bookmarkStart w:id="38" w:name="_Toc236831517"/>
      <w:r>
        <w:rPr>
          <w:rFonts w:eastAsia="宋体"/>
          <w:color w:val="000000"/>
          <w:sz w:val="24"/>
        </w:rPr>
        <w:t xml:space="preserve">2.1 </w:t>
      </w:r>
      <w:r>
        <w:rPr>
          <w:rFonts w:eastAsia="宋体"/>
          <w:color w:val="000000"/>
          <w:sz w:val="24"/>
        </w:rPr>
        <w:t>产量及产量构成性状测定</w:t>
      </w:r>
      <w:bookmarkEnd w:id="37"/>
      <w:bookmarkEnd w:id="38"/>
    </w:p>
    <w:p w14:paraId="5BB9C4CE"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成熟期</w:t>
      </w:r>
      <w:r>
        <w:rPr>
          <w:color w:val="000000"/>
          <w:sz w:val="24"/>
        </w:rPr>
        <w:t>收获时在每小区</w:t>
      </w:r>
      <w:r>
        <w:rPr>
          <w:color w:val="000000"/>
          <w:sz w:val="24"/>
        </w:rPr>
        <w:t>随机从一株开始</w:t>
      </w:r>
      <w:r>
        <w:rPr>
          <w:color w:val="000000"/>
          <w:sz w:val="24"/>
        </w:rPr>
        <w:t>连续调查</w:t>
      </w:r>
      <w:r>
        <w:rPr>
          <w:color w:val="000000"/>
          <w:sz w:val="24"/>
        </w:rPr>
        <w:t>30</w:t>
      </w:r>
      <w:r>
        <w:rPr>
          <w:color w:val="000000"/>
          <w:sz w:val="24"/>
        </w:rPr>
        <w:t>株的</w:t>
      </w:r>
      <w:r>
        <w:rPr>
          <w:color w:val="000000"/>
          <w:sz w:val="24"/>
        </w:rPr>
        <w:t>有效</w:t>
      </w:r>
      <w:r>
        <w:rPr>
          <w:color w:val="000000"/>
          <w:sz w:val="24"/>
        </w:rPr>
        <w:t>穗数，</w:t>
      </w:r>
      <w:r>
        <w:rPr>
          <w:color w:val="000000"/>
          <w:sz w:val="24"/>
        </w:rPr>
        <w:t>按每穴平均有效穗数取</w:t>
      </w:r>
      <w:r>
        <w:rPr>
          <w:color w:val="000000"/>
          <w:sz w:val="24"/>
        </w:rPr>
        <w:t>5</w:t>
      </w:r>
      <w:r>
        <w:rPr>
          <w:color w:val="000000"/>
          <w:sz w:val="24"/>
        </w:rPr>
        <w:t>穴，考查每穗总粒数、</w:t>
      </w:r>
      <w:r>
        <w:rPr>
          <w:color w:val="000000"/>
          <w:sz w:val="24"/>
        </w:rPr>
        <w:t>每穗</w:t>
      </w:r>
      <w:r>
        <w:rPr>
          <w:color w:val="000000"/>
          <w:sz w:val="24"/>
        </w:rPr>
        <w:t>实</w:t>
      </w:r>
      <w:del w:id="39" w:author="奕霖 李" w:date="2026-05-12T20:25:00Z">
        <w:r>
          <w:rPr>
            <w:color w:val="000000"/>
            <w:sz w:val="24"/>
          </w:rPr>
          <w:delText>实</w:delText>
        </w:r>
      </w:del>
      <w:r>
        <w:rPr>
          <w:color w:val="000000"/>
          <w:sz w:val="24"/>
        </w:rPr>
        <w:t>粒数、</w:t>
      </w:r>
      <w:del w:id="40" w:author="奕霖 李" w:date="2026-05-12T20:25:00Z">
        <w:r>
          <w:rPr>
            <w:color w:val="000000"/>
            <w:sz w:val="24"/>
          </w:rPr>
          <w:delText>空瘪粒数、</w:delText>
        </w:r>
      </w:del>
      <w:r>
        <w:rPr>
          <w:color w:val="000000"/>
          <w:sz w:val="24"/>
        </w:rPr>
        <w:t>千粒重、结实率</w:t>
      </w:r>
      <w:r>
        <w:rPr>
          <w:color w:val="000000"/>
          <w:sz w:val="24"/>
        </w:rPr>
        <w:t>，</w:t>
      </w:r>
      <w:r>
        <w:rPr>
          <w:color w:val="000000"/>
          <w:sz w:val="24"/>
        </w:rPr>
        <w:t>计算理论产量。</w:t>
      </w:r>
    </w:p>
    <w:p w14:paraId="00C006E7"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避免校区边上</w:t>
      </w:r>
      <w:r>
        <w:rPr>
          <w:color w:val="000000"/>
          <w:sz w:val="24"/>
        </w:rPr>
        <w:t>3</w:t>
      </w:r>
      <w:r>
        <w:rPr>
          <w:color w:val="000000"/>
          <w:sz w:val="24"/>
        </w:rPr>
        <w:t>行</w:t>
      </w:r>
      <w:r>
        <w:rPr>
          <w:color w:val="000000"/>
          <w:sz w:val="24"/>
        </w:rPr>
        <w:t>，</w:t>
      </w:r>
      <w:r>
        <w:rPr>
          <w:color w:val="000000"/>
          <w:sz w:val="24"/>
        </w:rPr>
        <w:t>随机收取</w:t>
      </w:r>
      <w:r>
        <w:rPr>
          <w:color w:val="000000"/>
          <w:sz w:val="24"/>
        </w:rPr>
        <w:t>100</w:t>
      </w:r>
      <w:r>
        <w:rPr>
          <w:color w:val="000000"/>
          <w:sz w:val="24"/>
        </w:rPr>
        <w:t>穴水稻，用</w:t>
      </w:r>
      <w:r>
        <w:rPr>
          <w:color w:val="000000"/>
          <w:sz w:val="24"/>
        </w:rPr>
        <w:t>谷物水分测定仪</w:t>
      </w:r>
      <w:r>
        <w:rPr>
          <w:color w:val="000000"/>
          <w:sz w:val="24"/>
        </w:rPr>
        <w:t>测定含水量，实际产量按照标准含水量</w:t>
      </w:r>
      <w:r>
        <w:rPr>
          <w:color w:val="000000"/>
          <w:sz w:val="24"/>
        </w:rPr>
        <w:t>13%</w:t>
      </w:r>
      <w:r>
        <w:rPr>
          <w:color w:val="000000"/>
          <w:sz w:val="24"/>
        </w:rPr>
        <w:t>折算。</w:t>
      </w:r>
      <w:del w:id="41" w:author="奕霖 李" w:date="2026-05-12T20:23:00Z">
        <w:r>
          <w:rPr>
            <w:color w:val="000000"/>
            <w:sz w:val="24"/>
          </w:rPr>
          <w:delText>。</w:delText>
        </w:r>
      </w:del>
    </w:p>
    <w:p w14:paraId="02E9398C"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42" w:name="docfit_s003_Toc18141"/>
      <w:bookmarkStart w:id="43" w:name="_Toc236831518"/>
      <w:r>
        <w:rPr>
          <w:rFonts w:eastAsia="宋体"/>
          <w:color w:val="000000"/>
          <w:sz w:val="24"/>
        </w:rPr>
        <w:t xml:space="preserve">2.2 </w:t>
      </w:r>
      <w:r>
        <w:rPr>
          <w:rFonts w:eastAsia="宋体"/>
          <w:color w:val="000000"/>
          <w:sz w:val="24"/>
        </w:rPr>
        <w:t>数据统计与分析</w:t>
      </w:r>
      <w:bookmarkEnd w:id="42"/>
      <w:bookmarkEnd w:id="43"/>
    </w:p>
    <w:p w14:paraId="79D645D8"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数据统计分析采用</w:t>
      </w:r>
      <w:r>
        <w:rPr>
          <w:color w:val="000000"/>
          <w:sz w:val="24"/>
        </w:rPr>
        <w:t>Microsoft Excel</w:t>
      </w:r>
      <w:r>
        <w:rPr>
          <w:color w:val="000000"/>
          <w:sz w:val="24"/>
        </w:rPr>
        <w:t>与</w:t>
      </w:r>
      <w:r>
        <w:rPr>
          <w:color w:val="000000"/>
          <w:sz w:val="24"/>
        </w:rPr>
        <w:t>Origin</w:t>
      </w:r>
      <w:r>
        <w:rPr>
          <w:color w:val="000000"/>
          <w:sz w:val="24"/>
        </w:rPr>
        <w:t>进行数据整理与图表绘制，所有试验数据的相关性分析均使用</w:t>
      </w:r>
      <w:r>
        <w:rPr>
          <w:color w:val="000000"/>
          <w:sz w:val="24"/>
        </w:rPr>
        <w:t>SPSS</w:t>
      </w:r>
      <w:r>
        <w:rPr>
          <w:color w:val="000000"/>
          <w:sz w:val="24"/>
        </w:rPr>
        <w:t>软件完成，不同磷肥处理间的差异显著性采用单因素方差分析，所有分析结果均以均值</w:t>
      </w:r>
      <w:r>
        <w:rPr>
          <w:color w:val="000000"/>
          <w:sz w:val="24"/>
        </w:rPr>
        <w:t>±</w:t>
      </w:r>
      <w:r>
        <w:rPr>
          <w:color w:val="000000"/>
          <w:sz w:val="24"/>
        </w:rPr>
        <w:t>标准差的形式呈现，显著性水平设定为</w:t>
      </w:r>
      <w:r>
        <w:rPr>
          <w:color w:val="000000"/>
          <w:sz w:val="24"/>
        </w:rPr>
        <w:t>α=0.05</w:t>
      </w:r>
      <w:r>
        <w:rPr>
          <w:color w:val="000000"/>
          <w:sz w:val="24"/>
        </w:rPr>
        <w:t>。</w:t>
      </w:r>
    </w:p>
    <w:p w14:paraId="61D58D41" w14:textId="77777777" w:rsidR="0013329F" w:rsidRDefault="003A0F90">
      <w:pPr>
        <w:pStyle w:val="1"/>
        <w:pageBreakBefore/>
        <w:autoSpaceDE w:val="0"/>
        <w:autoSpaceDN w:val="0"/>
        <w:spacing w:before="480" w:after="360" w:line="400" w:lineRule="exact"/>
      </w:pPr>
      <w:bookmarkStart w:id="44" w:name="docfit_s003_Toc5706"/>
      <w:bookmarkStart w:id="45" w:name="_Toc236831519"/>
      <w:r>
        <w:rPr>
          <w:rFonts w:cs="黑体"/>
          <w:color w:val="000000"/>
          <w:szCs w:val="32"/>
        </w:rPr>
        <w:t>第三章</w:t>
      </w:r>
      <w:r>
        <w:rPr>
          <w:rFonts w:cs="黑体"/>
          <w:color w:val="000000"/>
          <w:szCs w:val="32"/>
        </w:rPr>
        <w:t xml:space="preserve"> </w:t>
      </w:r>
      <w:r>
        <w:rPr>
          <w:rFonts w:cs="黑体"/>
          <w:color w:val="000000"/>
          <w:szCs w:val="32"/>
        </w:rPr>
        <w:t>结果与分析</w:t>
      </w:r>
      <w:bookmarkEnd w:id="44"/>
      <w:bookmarkEnd w:id="45"/>
    </w:p>
    <w:p w14:paraId="5898DF70" w14:textId="77777777" w:rsidR="0013329F" w:rsidRDefault="003A0F90">
      <w:pPr>
        <w:pStyle w:val="23"/>
        <w:autoSpaceDE w:val="0"/>
        <w:autoSpaceDN w:val="0"/>
        <w:spacing w:beforeLines="0" w:afterLines="0" w:line="400" w:lineRule="exact"/>
        <w:jc w:val="left"/>
        <w:outlineLvl w:val="1"/>
        <w:rPr>
          <w:rFonts w:ascii="黑体" w:hAnsi="黑体"/>
          <w:szCs w:val="28"/>
        </w:rPr>
      </w:pPr>
      <w:bookmarkStart w:id="46" w:name="docfit_s003_Toc27715"/>
      <w:bookmarkStart w:id="47" w:name="_Toc236831520"/>
      <w:r>
        <w:rPr>
          <w:rFonts w:ascii="黑体" w:hAnsi="黑体" w:cs="黑体"/>
          <w:color w:val="000000"/>
          <w:szCs w:val="28"/>
        </w:rPr>
        <w:t xml:space="preserve">1 </w:t>
      </w:r>
      <w:r>
        <w:rPr>
          <w:rFonts w:ascii="黑体" w:hAnsi="黑体" w:cs="黑体"/>
          <w:color w:val="000000"/>
          <w:szCs w:val="28"/>
        </w:rPr>
        <w:t>磷肥不同施用量对不同水稻品种的产量的影响</w:t>
      </w:r>
      <w:bookmarkEnd w:id="46"/>
      <w:bookmarkEnd w:id="47"/>
    </w:p>
    <w:p w14:paraId="7BC0B568" w14:textId="32ECED55" w:rsidR="0013329F" w:rsidRDefault="003A0F90">
      <w:pPr>
        <w:autoSpaceDE w:val="0"/>
        <w:autoSpaceDN w:val="0"/>
        <w:spacing w:line="400" w:lineRule="exact"/>
        <w:ind w:firstLineChars="200" w:firstLine="480"/>
        <w:jc w:val="left"/>
        <w:rPr>
          <w:rFonts w:ascii="宋体" w:hAnsi="宋体"/>
          <w:sz w:val="24"/>
        </w:rPr>
      </w:pPr>
      <w:r>
        <w:rPr>
          <w:color w:val="000000"/>
          <w:sz w:val="24"/>
        </w:rPr>
        <w:t>如</w:t>
      </w:r>
      <w:hyperlink w:anchor="docfit_s003_Ref229326671" w:tooltip="跳转到图表 3-1" w:history="1">
        <w:r>
          <w:rPr>
            <w:color w:val="000000"/>
            <w:sz w:val="24"/>
          </w:rPr>
          <w:t>图</w:t>
        </w:r>
        <w:r>
          <w:rPr>
            <w:color w:val="000000"/>
            <w:sz w:val="24"/>
          </w:rPr>
          <w:t xml:space="preserve"> 3-1</w:t>
        </w:r>
      </w:hyperlink>
      <w:r>
        <w:rPr>
          <w:color w:val="000000"/>
          <w:sz w:val="24"/>
        </w:rPr>
        <w:t xml:space="preserve"> </w:t>
      </w:r>
      <w:r>
        <w:rPr>
          <w:color w:val="000000"/>
          <w:sz w:val="24"/>
        </w:rPr>
        <w:t>在长沙地区，中嘉早</w:t>
      </w:r>
      <w:r>
        <w:rPr>
          <w:color w:val="000000"/>
          <w:sz w:val="24"/>
        </w:rPr>
        <w:t>17</w:t>
      </w:r>
      <w:r>
        <w:rPr>
          <w:color w:val="000000"/>
          <w:sz w:val="24"/>
        </w:rPr>
        <w:t>的平均实际产量为</w:t>
      </w:r>
      <w:r>
        <w:rPr>
          <w:color w:val="000000"/>
          <w:sz w:val="24"/>
        </w:rPr>
        <w:t>6854.31kg/hm²</w:t>
      </w:r>
      <w:r>
        <w:rPr>
          <w:color w:val="000000"/>
          <w:sz w:val="24"/>
        </w:rPr>
        <w:t>，株两优</w:t>
      </w:r>
      <w:r>
        <w:rPr>
          <w:color w:val="000000"/>
          <w:sz w:val="24"/>
        </w:rPr>
        <w:t>4024</w:t>
      </w:r>
      <w:r>
        <w:rPr>
          <w:color w:val="000000"/>
          <w:sz w:val="24"/>
        </w:rPr>
        <w:t>的平均实际产量为</w:t>
      </w:r>
      <w:r>
        <w:rPr>
          <w:color w:val="000000"/>
          <w:sz w:val="24"/>
        </w:rPr>
        <w:t>8094.29kg/hm²</w:t>
      </w:r>
      <w:r>
        <w:rPr>
          <w:color w:val="000000"/>
          <w:sz w:val="24"/>
        </w:rPr>
        <w:t>，在不同施磷量下两品种产量差异不显著，中嘉早</w:t>
      </w:r>
      <w:r>
        <w:rPr>
          <w:color w:val="000000"/>
          <w:sz w:val="24"/>
        </w:rPr>
        <w:t>17</w:t>
      </w:r>
      <w:r>
        <w:rPr>
          <w:color w:val="000000"/>
          <w:sz w:val="24"/>
        </w:rPr>
        <w:t>在</w:t>
      </w:r>
      <w:r>
        <w:rPr>
          <w:color w:val="000000"/>
          <w:sz w:val="24"/>
        </w:rPr>
        <w:t>P60</w:t>
      </w:r>
      <w:r>
        <w:rPr>
          <w:color w:val="000000"/>
          <w:sz w:val="24"/>
        </w:rPr>
        <w:t>处理下产量最高，较</w:t>
      </w:r>
      <w:r>
        <w:rPr>
          <w:color w:val="000000"/>
          <w:sz w:val="24"/>
        </w:rPr>
        <w:t>P30</w:t>
      </w:r>
      <w:r>
        <w:rPr>
          <w:color w:val="000000"/>
          <w:sz w:val="24"/>
        </w:rPr>
        <w:t>处理和</w:t>
      </w:r>
      <w:r>
        <w:rPr>
          <w:color w:val="000000"/>
          <w:sz w:val="24"/>
        </w:rPr>
        <w:t>P90</w:t>
      </w:r>
      <w:r>
        <w:rPr>
          <w:color w:val="000000"/>
          <w:sz w:val="24"/>
        </w:rPr>
        <w:t>处理分别增产</w:t>
      </w:r>
      <w:r>
        <w:rPr>
          <w:color w:val="000000"/>
          <w:sz w:val="24"/>
        </w:rPr>
        <w:t>9.16%</w:t>
      </w:r>
      <w:r>
        <w:rPr>
          <w:color w:val="000000"/>
          <w:sz w:val="24"/>
        </w:rPr>
        <w:t>和</w:t>
      </w:r>
      <w:r>
        <w:rPr>
          <w:color w:val="000000"/>
          <w:sz w:val="24"/>
        </w:rPr>
        <w:t>8.39%</w:t>
      </w:r>
      <w:r>
        <w:rPr>
          <w:color w:val="000000"/>
          <w:sz w:val="24"/>
        </w:rPr>
        <w:t>。株两优</w:t>
      </w:r>
      <w:r>
        <w:rPr>
          <w:color w:val="000000"/>
          <w:sz w:val="24"/>
        </w:rPr>
        <w:t>4024</w:t>
      </w:r>
      <w:r>
        <w:rPr>
          <w:color w:val="000000"/>
          <w:sz w:val="24"/>
        </w:rPr>
        <w:t>在</w:t>
      </w:r>
      <w:r>
        <w:rPr>
          <w:color w:val="000000"/>
          <w:sz w:val="24"/>
        </w:rPr>
        <w:t>P0</w:t>
      </w:r>
      <w:r>
        <w:rPr>
          <w:color w:val="000000"/>
          <w:sz w:val="24"/>
        </w:rPr>
        <w:t>处理下产量达到最高，为</w:t>
      </w:r>
      <w:r>
        <w:rPr>
          <w:color w:val="000000"/>
          <w:sz w:val="24"/>
        </w:rPr>
        <w:t>8442.99kg</w:t>
      </w:r>
      <w:r>
        <w:rPr>
          <w:color w:val="000000"/>
          <w:sz w:val="24"/>
        </w:rPr>
        <w:t>/hm²</w:t>
      </w:r>
      <w:r>
        <w:rPr>
          <w:color w:val="000000"/>
          <w:sz w:val="24"/>
        </w:rPr>
        <w:t>，较</w:t>
      </w:r>
      <w:r>
        <w:rPr>
          <w:color w:val="000000"/>
          <w:sz w:val="24"/>
        </w:rPr>
        <w:t>P90</w:t>
      </w:r>
      <w:r>
        <w:rPr>
          <w:color w:val="000000"/>
          <w:sz w:val="24"/>
        </w:rPr>
        <w:t>增产</w:t>
      </w:r>
      <w:r>
        <w:rPr>
          <w:color w:val="000000"/>
          <w:sz w:val="24"/>
        </w:rPr>
        <w:t>8.28%</w:t>
      </w:r>
      <w:r>
        <w:rPr>
          <w:color w:val="000000"/>
          <w:sz w:val="24"/>
        </w:rPr>
        <w:t>，而</w:t>
      </w:r>
      <w:r>
        <w:rPr>
          <w:color w:val="000000"/>
          <w:sz w:val="24"/>
        </w:rPr>
        <w:t>P60</w:t>
      </w:r>
      <w:r>
        <w:rPr>
          <w:color w:val="000000"/>
          <w:sz w:val="24"/>
        </w:rPr>
        <w:t>处理的产量也要高于</w:t>
      </w:r>
      <w:r>
        <w:rPr>
          <w:color w:val="000000"/>
          <w:sz w:val="24"/>
        </w:rPr>
        <w:t>P30</w:t>
      </w:r>
      <w:r>
        <w:rPr>
          <w:color w:val="000000"/>
          <w:sz w:val="24"/>
        </w:rPr>
        <w:t>和</w:t>
      </w:r>
      <w:r>
        <w:rPr>
          <w:color w:val="000000"/>
          <w:sz w:val="24"/>
        </w:rPr>
        <w:t>P90</w:t>
      </w:r>
      <w:r>
        <w:rPr>
          <w:color w:val="000000"/>
          <w:sz w:val="24"/>
        </w:rPr>
        <w:t>。在沅陵地区，中嘉早</w:t>
      </w:r>
      <w:r>
        <w:rPr>
          <w:color w:val="000000"/>
          <w:sz w:val="24"/>
        </w:rPr>
        <w:t>17</w:t>
      </w:r>
      <w:r>
        <w:rPr>
          <w:color w:val="000000"/>
          <w:sz w:val="24"/>
        </w:rPr>
        <w:t>的平均产量为</w:t>
      </w:r>
      <w:r>
        <w:rPr>
          <w:color w:val="000000"/>
          <w:sz w:val="24"/>
        </w:rPr>
        <w:t>8981.60kg/hm²</w:t>
      </w:r>
      <w:r>
        <w:rPr>
          <w:color w:val="000000"/>
          <w:sz w:val="24"/>
        </w:rPr>
        <w:t>，在</w:t>
      </w:r>
      <w:r>
        <w:rPr>
          <w:color w:val="000000"/>
          <w:sz w:val="24"/>
        </w:rPr>
        <w:t>P30</w:t>
      </w:r>
      <w:r>
        <w:rPr>
          <w:color w:val="000000"/>
          <w:sz w:val="24"/>
        </w:rPr>
        <w:t>处理下的实际产量最高，为</w:t>
      </w:r>
      <w:r>
        <w:rPr>
          <w:color w:val="000000"/>
          <w:sz w:val="24"/>
        </w:rPr>
        <w:t>9676.0733kg/hm²</w:t>
      </w:r>
      <w:r>
        <w:rPr>
          <w:color w:val="000000"/>
          <w:sz w:val="24"/>
        </w:rPr>
        <w:t>，较</w:t>
      </w:r>
      <w:r>
        <w:rPr>
          <w:color w:val="000000"/>
          <w:sz w:val="24"/>
        </w:rPr>
        <w:t>P0</w:t>
      </w:r>
      <w:r>
        <w:rPr>
          <w:color w:val="000000"/>
          <w:sz w:val="24"/>
        </w:rPr>
        <w:t>增产</w:t>
      </w:r>
      <w:r>
        <w:rPr>
          <w:color w:val="000000"/>
          <w:sz w:val="24"/>
        </w:rPr>
        <w:t>7.76%</w:t>
      </w:r>
      <w:r>
        <w:rPr>
          <w:color w:val="000000"/>
          <w:sz w:val="24"/>
        </w:rPr>
        <w:t>。株两优</w:t>
      </w:r>
      <w:r>
        <w:rPr>
          <w:color w:val="000000"/>
          <w:sz w:val="24"/>
        </w:rPr>
        <w:t>4024</w:t>
      </w:r>
      <w:r>
        <w:rPr>
          <w:color w:val="000000"/>
          <w:sz w:val="24"/>
        </w:rPr>
        <w:t>的平均产量为</w:t>
      </w:r>
      <w:r>
        <w:rPr>
          <w:color w:val="000000"/>
          <w:sz w:val="24"/>
        </w:rPr>
        <w:t>8901.84kg/hm²</w:t>
      </w:r>
      <w:r>
        <w:rPr>
          <w:color w:val="000000"/>
          <w:sz w:val="24"/>
        </w:rPr>
        <w:t>，以</w:t>
      </w:r>
      <w:r>
        <w:rPr>
          <w:color w:val="000000"/>
          <w:sz w:val="24"/>
        </w:rPr>
        <w:t>P0</w:t>
      </w:r>
      <w:r>
        <w:rPr>
          <w:color w:val="000000"/>
          <w:sz w:val="24"/>
        </w:rPr>
        <w:t>为对照，</w:t>
      </w:r>
      <w:r>
        <w:rPr>
          <w:color w:val="000000"/>
          <w:sz w:val="24"/>
        </w:rPr>
        <w:t>P30</w:t>
      </w:r>
      <w:r>
        <w:rPr>
          <w:color w:val="000000"/>
          <w:sz w:val="24"/>
        </w:rPr>
        <w:t>和</w:t>
      </w:r>
      <w:r>
        <w:rPr>
          <w:color w:val="000000"/>
          <w:sz w:val="24"/>
        </w:rPr>
        <w:t>P60</w:t>
      </w:r>
      <w:r>
        <w:rPr>
          <w:color w:val="000000"/>
          <w:sz w:val="24"/>
        </w:rPr>
        <w:t>分别减产</w:t>
      </w:r>
      <w:r>
        <w:rPr>
          <w:color w:val="000000"/>
          <w:sz w:val="24"/>
        </w:rPr>
        <w:t>3.04%</w:t>
      </w:r>
      <w:r>
        <w:rPr>
          <w:color w:val="000000"/>
          <w:sz w:val="24"/>
        </w:rPr>
        <w:t>和</w:t>
      </w:r>
      <w:r>
        <w:rPr>
          <w:color w:val="000000"/>
          <w:sz w:val="24"/>
        </w:rPr>
        <w:t>0.29%</w:t>
      </w:r>
      <w:r>
        <w:rPr>
          <w:color w:val="000000"/>
          <w:sz w:val="24"/>
        </w:rPr>
        <w:t>，而</w:t>
      </w:r>
      <w:r>
        <w:rPr>
          <w:color w:val="000000"/>
          <w:sz w:val="24"/>
        </w:rPr>
        <w:t>P90</w:t>
      </w:r>
      <w:r>
        <w:rPr>
          <w:color w:val="000000"/>
          <w:sz w:val="24"/>
        </w:rPr>
        <w:t>增产</w:t>
      </w:r>
      <w:r>
        <w:rPr>
          <w:color w:val="000000"/>
          <w:sz w:val="24"/>
        </w:rPr>
        <w:t>10.76%</w:t>
      </w:r>
      <w:r>
        <w:rPr>
          <w:color w:val="000000"/>
          <w:sz w:val="24"/>
        </w:rPr>
        <w:t>。各磷水平下产量差异不明显。</w:t>
      </w:r>
    </w:p>
    <w:p w14:paraId="180F240A"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如，在长沙地区，中嘉早</w:t>
      </w:r>
      <w:r>
        <w:rPr>
          <w:color w:val="000000"/>
          <w:sz w:val="24"/>
        </w:rPr>
        <w:t>17</w:t>
      </w:r>
      <w:r>
        <w:rPr>
          <w:color w:val="000000"/>
          <w:sz w:val="24"/>
        </w:rPr>
        <w:t>的理论产量在</w:t>
      </w:r>
      <w:r>
        <w:rPr>
          <w:color w:val="000000"/>
          <w:sz w:val="24"/>
        </w:rPr>
        <w:t>P30</w:t>
      </w:r>
      <w:r>
        <w:rPr>
          <w:color w:val="000000"/>
          <w:sz w:val="24"/>
        </w:rPr>
        <w:t>处理下最高，而后逐渐降低，呈抛物线趋势，株两优</w:t>
      </w:r>
      <w:r>
        <w:rPr>
          <w:color w:val="000000"/>
          <w:sz w:val="24"/>
        </w:rPr>
        <w:t>4024</w:t>
      </w:r>
      <w:r>
        <w:rPr>
          <w:color w:val="000000"/>
          <w:sz w:val="24"/>
        </w:rPr>
        <w:t>理论产量较平稳。在沅陵，两品种均在</w:t>
      </w:r>
      <w:r>
        <w:rPr>
          <w:color w:val="000000"/>
          <w:sz w:val="24"/>
        </w:rPr>
        <w:t>P30</w:t>
      </w:r>
      <w:r>
        <w:rPr>
          <w:color w:val="000000"/>
          <w:sz w:val="24"/>
        </w:rPr>
        <w:t>处理下达到最高，在</w:t>
      </w:r>
      <w:r>
        <w:rPr>
          <w:color w:val="000000"/>
          <w:sz w:val="24"/>
        </w:rPr>
        <w:t>P0</w:t>
      </w:r>
      <w:r>
        <w:rPr>
          <w:color w:val="000000"/>
          <w:sz w:val="24"/>
        </w:rPr>
        <w:t>处理下最低，且都呈现先增后减的趋势。各磷水平下理论产量差异不明显。</w:t>
      </w:r>
    </w:p>
    <w:tbl>
      <w:tblPr>
        <w:tblW w:w="9208" w:type="dxa"/>
        <w:tblInd w:w="-34" w:type="dxa"/>
        <w:tblBorders>
          <w:top w:val="nil"/>
          <w:left w:val="nil"/>
          <w:bottom w:val="nil"/>
          <w:right w:val="nil"/>
          <w:insideH w:val="nil"/>
          <w:insideV w:val="nil"/>
        </w:tblBorders>
        <w:tblLayout w:type="fixed"/>
        <w:tblLook w:val="04A0" w:firstRow="1" w:lastRow="0" w:firstColumn="1" w:lastColumn="0" w:noHBand="0" w:noVBand="1"/>
      </w:tblPr>
      <w:tblGrid>
        <w:gridCol w:w="4621"/>
        <w:gridCol w:w="4587"/>
      </w:tblGrid>
      <w:tr w:rsidR="0013329F" w14:paraId="456B03AE" w14:textId="77777777">
        <w:trPr>
          <w:cantSplit/>
        </w:trPr>
        <w:tc>
          <w:tcPr>
            <w:tcW w:w="4621" w:type="dxa"/>
          </w:tcPr>
          <w:p w14:paraId="6E2C0C40" w14:textId="77777777" w:rsidR="0013329F" w:rsidRDefault="003A0F90">
            <w:pPr>
              <w:autoSpaceDE w:val="0"/>
              <w:autoSpaceDN w:val="0"/>
              <w:jc w:val="center"/>
              <w:rPr>
                <w:rFonts w:ascii="宋体" w:hAnsi="宋体"/>
                <w:sz w:val="24"/>
              </w:rPr>
            </w:pPr>
            <w:commentRangeStart w:id="48"/>
            <w:r>
              <w:rPr>
                <w:noProof/>
                <w:color w:val="000000"/>
                <w:sz w:val="24"/>
              </w:rPr>
              <w:drawing>
                <wp:inline distT="0" distB="0" distL="0" distR="0" wp14:anchorId="6E26A44D" wp14:editId="5B7A03B9">
                  <wp:extent cx="2797175" cy="1981835"/>
                  <wp:effectExtent l="0" t="0" r="317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7"/>
                          <a:stretch>
                            <a:fillRect/>
                          </a:stretch>
                        </pic:blipFill>
                        <pic:spPr>
                          <a:xfrm>
                            <a:off x="0" y="0"/>
                            <a:ext cx="2797175" cy="1981835"/>
                          </a:xfrm>
                          <a:prstGeom prst="rect">
                            <a:avLst/>
                          </a:prstGeom>
                        </pic:spPr>
                      </pic:pic>
                    </a:graphicData>
                  </a:graphic>
                </wp:inline>
              </w:drawing>
            </w:r>
            <w:commentRangeEnd w:id="48"/>
            <w:r>
              <w:rPr>
                <w:rStyle w:val="af"/>
                <w:rFonts w:ascii="宋体" w:hAnsi="宋体"/>
                <w:sz w:val="24"/>
                <w:szCs w:val="24"/>
              </w:rPr>
              <w:commentReference w:id="48"/>
            </w:r>
          </w:p>
        </w:tc>
        <w:tc>
          <w:tcPr>
            <w:tcW w:w="4587" w:type="dxa"/>
          </w:tcPr>
          <w:p w14:paraId="2ADEEE5C" w14:textId="77777777" w:rsidR="0013329F" w:rsidRDefault="003A0F90">
            <w:pPr>
              <w:keepNext/>
              <w:autoSpaceDE w:val="0"/>
              <w:autoSpaceDN w:val="0"/>
              <w:jc w:val="center"/>
              <w:rPr>
                <w:rFonts w:ascii="宋体" w:hAnsi="宋体"/>
                <w:sz w:val="24"/>
              </w:rPr>
            </w:pPr>
            <w:r>
              <w:rPr>
                <w:noProof/>
                <w:color w:val="000000"/>
                <w:sz w:val="24"/>
              </w:rPr>
              <w:drawing>
                <wp:inline distT="0" distB="0" distL="0" distR="0" wp14:anchorId="72EDC3AB" wp14:editId="267873CE">
                  <wp:extent cx="2813685" cy="1993265"/>
                  <wp:effectExtent l="0" t="0" r="5715" b="698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8"/>
                          <a:stretch>
                            <a:fillRect/>
                          </a:stretch>
                        </pic:blipFill>
                        <pic:spPr>
                          <a:xfrm>
                            <a:off x="0" y="0"/>
                            <a:ext cx="2814375" cy="1994079"/>
                          </a:xfrm>
                          <a:prstGeom prst="rect">
                            <a:avLst/>
                          </a:prstGeom>
                        </pic:spPr>
                      </pic:pic>
                    </a:graphicData>
                  </a:graphic>
                </wp:inline>
              </w:drawing>
            </w:r>
          </w:p>
        </w:tc>
      </w:tr>
    </w:tbl>
    <w:p w14:paraId="2AFC624D" w14:textId="77777777" w:rsidR="0013329F" w:rsidRDefault="003A0F90">
      <w:pPr>
        <w:autoSpaceDE w:val="0"/>
        <w:autoSpaceDN w:val="0"/>
        <w:spacing w:line="400" w:lineRule="exact"/>
        <w:jc w:val="center"/>
        <w:rPr>
          <w:rFonts w:ascii="宋体" w:hAnsi="宋体"/>
          <w:sz w:val="24"/>
        </w:rPr>
      </w:pPr>
      <w:bookmarkStart w:id="49" w:name="docfit_s003_Ref229326671"/>
      <w:r>
        <w:rPr>
          <w:color w:val="000000"/>
          <w:szCs w:val="21"/>
        </w:rPr>
        <w:t>图</w:t>
      </w:r>
      <w:r>
        <w:rPr>
          <w:color w:val="000000"/>
          <w:szCs w:val="21"/>
        </w:rPr>
        <w:t xml:space="preserve"> 3-1 </w:t>
      </w:r>
      <w:bookmarkEnd w:id="49"/>
      <w:r>
        <w:rPr>
          <w:color w:val="000000"/>
          <w:szCs w:val="21"/>
        </w:rPr>
        <w:t>不同水稻品种在不同施磷量下的实际产量</w:t>
      </w:r>
    </w:p>
    <w:p w14:paraId="54F4CB5B" w14:textId="77777777" w:rsidR="0013329F" w:rsidRDefault="003A0F90">
      <w:pPr>
        <w:autoSpaceDE w:val="0"/>
        <w:autoSpaceDN w:val="0"/>
        <w:spacing w:line="400" w:lineRule="exact"/>
        <w:jc w:val="center"/>
        <w:rPr>
          <w:rFonts w:ascii="宋体" w:hAnsi="宋体"/>
          <w:sz w:val="24"/>
        </w:rPr>
      </w:pPr>
      <w:r>
        <w:rPr>
          <w:color w:val="000000"/>
          <w:szCs w:val="21"/>
        </w:rPr>
        <w:t>Fig. 3-1 Actual yield of different rice varieties under different phosphorus application rates</w:t>
      </w:r>
    </w:p>
    <w:tbl>
      <w:tblPr>
        <w:tblW w:w="0" w:type="auto"/>
        <w:tblBorders>
          <w:top w:val="nil"/>
          <w:left w:val="nil"/>
          <w:bottom w:val="nil"/>
          <w:right w:val="nil"/>
          <w:insideH w:val="nil"/>
          <w:insideV w:val="nil"/>
        </w:tblBorders>
        <w:tblLook w:val="04A0" w:firstRow="1" w:lastRow="0" w:firstColumn="1" w:lastColumn="0" w:noHBand="0" w:noVBand="1"/>
      </w:tblPr>
      <w:tblGrid>
        <w:gridCol w:w="4596"/>
        <w:gridCol w:w="4587"/>
      </w:tblGrid>
      <w:tr w:rsidR="0013329F" w14:paraId="6ED28A94" w14:textId="77777777">
        <w:trPr>
          <w:cantSplit/>
        </w:trPr>
        <w:tc>
          <w:tcPr>
            <w:tcW w:w="4587" w:type="dxa"/>
          </w:tcPr>
          <w:p w14:paraId="3C5C89E8" w14:textId="77777777" w:rsidR="0013329F" w:rsidRDefault="003A0F90">
            <w:pPr>
              <w:autoSpaceDE w:val="0"/>
              <w:autoSpaceDN w:val="0"/>
              <w:jc w:val="center"/>
              <w:rPr>
                <w:rFonts w:ascii="宋体" w:hAnsi="宋体"/>
                <w:sz w:val="24"/>
              </w:rPr>
            </w:pPr>
            <w:r>
              <w:rPr>
                <w:noProof/>
                <w:color w:val="000000"/>
                <w:sz w:val="24"/>
              </w:rPr>
              <w:drawing>
                <wp:inline distT="0" distB="0" distL="114300" distR="114300" wp14:anchorId="75FF62E6" wp14:editId="6182132E">
                  <wp:extent cx="2772410" cy="1671320"/>
                  <wp:effectExtent l="0" t="0" r="8890" b="5080"/>
                  <wp:docPr id="21" name="图片 9" descr="长沙理论产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长沙理论产量"/>
                          <pic:cNvPicPr>
                            <a:picLocks noChangeAspect="1"/>
                          </pic:cNvPicPr>
                        </pic:nvPicPr>
                        <pic:blipFill>
                          <a:blip r:embed="rId29"/>
                          <a:stretch>
                            <a:fillRect/>
                          </a:stretch>
                        </pic:blipFill>
                        <pic:spPr>
                          <a:xfrm>
                            <a:off x="0" y="0"/>
                            <a:ext cx="2772410" cy="1671320"/>
                          </a:xfrm>
                          <a:prstGeom prst="rect">
                            <a:avLst/>
                          </a:prstGeom>
                        </pic:spPr>
                      </pic:pic>
                    </a:graphicData>
                  </a:graphic>
                </wp:inline>
              </w:drawing>
            </w:r>
          </w:p>
        </w:tc>
        <w:tc>
          <w:tcPr>
            <w:tcW w:w="4587" w:type="dxa"/>
          </w:tcPr>
          <w:p w14:paraId="28B52728" w14:textId="77777777" w:rsidR="0013329F" w:rsidRDefault="003A0F90">
            <w:pPr>
              <w:keepNext/>
              <w:autoSpaceDE w:val="0"/>
              <w:autoSpaceDN w:val="0"/>
              <w:jc w:val="center"/>
              <w:rPr>
                <w:rFonts w:ascii="宋体" w:hAnsi="宋体"/>
                <w:sz w:val="24"/>
              </w:rPr>
            </w:pPr>
            <w:r>
              <w:rPr>
                <w:noProof/>
                <w:color w:val="000000"/>
                <w:sz w:val="24"/>
              </w:rPr>
              <w:drawing>
                <wp:inline distT="0" distB="0" distL="114300" distR="114300" wp14:anchorId="5626AEB1" wp14:editId="2508941E">
                  <wp:extent cx="2766695" cy="1661795"/>
                  <wp:effectExtent l="0" t="0" r="1905" b="1905"/>
                  <wp:docPr id="23" name="图片 10" descr="沅陵理论产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沅陵理论产量"/>
                          <pic:cNvPicPr>
                            <a:picLocks noChangeAspect="1"/>
                          </pic:cNvPicPr>
                        </pic:nvPicPr>
                        <pic:blipFill>
                          <a:blip r:embed="rId30"/>
                          <a:stretch>
                            <a:fillRect/>
                          </a:stretch>
                        </pic:blipFill>
                        <pic:spPr>
                          <a:xfrm>
                            <a:off x="0" y="0"/>
                            <a:ext cx="2766695" cy="1661795"/>
                          </a:xfrm>
                          <a:prstGeom prst="rect">
                            <a:avLst/>
                          </a:prstGeom>
                        </pic:spPr>
                      </pic:pic>
                    </a:graphicData>
                  </a:graphic>
                </wp:inline>
              </w:drawing>
            </w:r>
          </w:p>
        </w:tc>
      </w:tr>
    </w:tbl>
    <w:p w14:paraId="3F9BD540" w14:textId="77777777" w:rsidR="0013329F" w:rsidRDefault="003A0F90">
      <w:pPr>
        <w:autoSpaceDE w:val="0"/>
        <w:autoSpaceDN w:val="0"/>
        <w:spacing w:line="400" w:lineRule="exact"/>
        <w:jc w:val="center"/>
        <w:rPr>
          <w:rFonts w:ascii="宋体" w:hAnsi="宋体"/>
          <w:sz w:val="24"/>
        </w:rPr>
      </w:pPr>
      <w:r>
        <w:rPr>
          <w:color w:val="000000"/>
          <w:szCs w:val="21"/>
        </w:rPr>
        <w:t>图</w:t>
      </w:r>
      <w:r>
        <w:rPr>
          <w:color w:val="000000"/>
          <w:szCs w:val="21"/>
        </w:rPr>
        <w:t xml:space="preserve"> 3-2 </w:t>
      </w:r>
      <w:r>
        <w:rPr>
          <w:color w:val="000000"/>
          <w:szCs w:val="21"/>
        </w:rPr>
        <w:t>不同磷肥施用量下水稻的理论产量</w:t>
      </w:r>
    </w:p>
    <w:p w14:paraId="5913ABEB" w14:textId="77777777" w:rsidR="0013329F" w:rsidRDefault="003A0F90">
      <w:pPr>
        <w:autoSpaceDE w:val="0"/>
        <w:autoSpaceDN w:val="0"/>
        <w:spacing w:line="400" w:lineRule="exact"/>
        <w:jc w:val="center"/>
        <w:rPr>
          <w:rFonts w:ascii="宋体" w:hAnsi="宋体"/>
          <w:sz w:val="24"/>
        </w:rPr>
      </w:pPr>
      <w:r>
        <w:rPr>
          <w:color w:val="000000"/>
          <w:szCs w:val="21"/>
        </w:rPr>
        <w:t xml:space="preserve">Fig. 3-2 The theoretical yield of rice under </w:t>
      </w:r>
      <w:r>
        <w:rPr>
          <w:color w:val="000000"/>
          <w:szCs w:val="21"/>
        </w:rPr>
        <w:t>different phosphorus fertilizer application rates</w:t>
      </w:r>
    </w:p>
    <w:p w14:paraId="562AD7C8" w14:textId="77777777" w:rsidR="0013329F" w:rsidRDefault="003A0F90">
      <w:pPr>
        <w:pStyle w:val="23"/>
        <w:autoSpaceDE w:val="0"/>
        <w:autoSpaceDN w:val="0"/>
        <w:spacing w:beforeLines="0" w:afterLines="0" w:line="400" w:lineRule="exact"/>
        <w:jc w:val="left"/>
        <w:outlineLvl w:val="1"/>
        <w:rPr>
          <w:rFonts w:ascii="黑体" w:hAnsi="黑体"/>
          <w:szCs w:val="28"/>
        </w:rPr>
      </w:pPr>
      <w:bookmarkStart w:id="50" w:name="docfit_s003_Toc17609"/>
      <w:bookmarkStart w:id="51" w:name="_Toc236831521"/>
      <w:r>
        <w:rPr>
          <w:rFonts w:ascii="黑体" w:hAnsi="黑体" w:cs="黑体"/>
          <w:color w:val="000000"/>
          <w:szCs w:val="28"/>
        </w:rPr>
        <w:t xml:space="preserve">2 </w:t>
      </w:r>
      <w:r>
        <w:rPr>
          <w:rFonts w:ascii="黑体" w:hAnsi="黑体" w:cs="黑体"/>
          <w:color w:val="000000"/>
          <w:szCs w:val="28"/>
        </w:rPr>
        <w:t>磷肥不同施用量对水稻产量性状的影响</w:t>
      </w:r>
      <w:bookmarkEnd w:id="50"/>
      <w:bookmarkEnd w:id="51"/>
    </w:p>
    <w:p w14:paraId="12BBE265"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52" w:name="docfit_s003_Toc30296"/>
      <w:bookmarkStart w:id="53" w:name="_Toc236831522"/>
      <w:r>
        <w:rPr>
          <w:rFonts w:eastAsia="宋体"/>
          <w:color w:val="000000"/>
          <w:sz w:val="24"/>
        </w:rPr>
        <w:t xml:space="preserve">2.1 </w:t>
      </w:r>
      <w:r>
        <w:rPr>
          <w:rFonts w:eastAsia="宋体"/>
          <w:color w:val="000000"/>
          <w:sz w:val="24"/>
        </w:rPr>
        <w:t>磷肥不同施用量对水稻有效穗数的影响</w:t>
      </w:r>
      <w:bookmarkEnd w:id="52"/>
      <w:bookmarkEnd w:id="53"/>
    </w:p>
    <w:p w14:paraId="0A1A327B" w14:textId="41550EA2" w:rsidR="0013329F" w:rsidRDefault="003A0F90">
      <w:pPr>
        <w:autoSpaceDE w:val="0"/>
        <w:autoSpaceDN w:val="0"/>
        <w:spacing w:line="400" w:lineRule="exact"/>
        <w:ind w:firstLineChars="200" w:firstLine="480"/>
        <w:jc w:val="left"/>
        <w:rPr>
          <w:rFonts w:ascii="宋体" w:hAnsi="宋体"/>
          <w:sz w:val="24"/>
        </w:rPr>
      </w:pPr>
      <w:r>
        <w:rPr>
          <w:color w:val="000000"/>
          <w:sz w:val="24"/>
        </w:rPr>
        <w:t>如</w:t>
      </w:r>
      <w:hyperlink w:anchor="docfit_s003_Ref1905" w:tooltip="跳转到图表 3-3" w:history="1">
        <w:r>
          <w:rPr>
            <w:color w:val="000000"/>
            <w:sz w:val="24"/>
          </w:rPr>
          <w:t>图</w:t>
        </w:r>
        <w:r>
          <w:rPr>
            <w:color w:val="000000"/>
            <w:sz w:val="24"/>
          </w:rPr>
          <w:t xml:space="preserve"> 3-3</w:t>
        </w:r>
      </w:hyperlink>
      <w:r>
        <w:rPr>
          <w:color w:val="000000"/>
          <w:sz w:val="24"/>
        </w:rPr>
        <w:t>在长沙地区，不同磷肥施用量下两品种的有效穗数未表现出显著差异，中嘉早</w:t>
      </w:r>
      <w:r>
        <w:rPr>
          <w:color w:val="000000"/>
          <w:sz w:val="24"/>
        </w:rPr>
        <w:t>17</w:t>
      </w:r>
      <w:r>
        <w:rPr>
          <w:color w:val="000000"/>
          <w:sz w:val="24"/>
        </w:rPr>
        <w:t>在</w:t>
      </w:r>
      <w:r>
        <w:rPr>
          <w:color w:val="000000"/>
          <w:sz w:val="24"/>
        </w:rPr>
        <w:t>P30</w:t>
      </w:r>
      <w:r>
        <w:rPr>
          <w:color w:val="000000"/>
          <w:sz w:val="24"/>
        </w:rPr>
        <w:t>处理下有效穗数最低，而在</w:t>
      </w:r>
      <w:r>
        <w:rPr>
          <w:color w:val="000000"/>
          <w:sz w:val="24"/>
        </w:rPr>
        <w:t>P0</w:t>
      </w:r>
      <w:r>
        <w:rPr>
          <w:color w:val="000000"/>
          <w:sz w:val="24"/>
        </w:rPr>
        <w:t>处理中最高；在株两优</w:t>
      </w:r>
      <w:r>
        <w:rPr>
          <w:color w:val="000000"/>
          <w:sz w:val="24"/>
        </w:rPr>
        <w:t>4024</w:t>
      </w:r>
      <w:r>
        <w:rPr>
          <w:color w:val="000000"/>
          <w:sz w:val="24"/>
        </w:rPr>
        <w:t>的处理中，随着施磷量的增加，有效穗数有呈现减少的趋势，但并未达到显著性，而在沅陵地区的中嘉早</w:t>
      </w:r>
      <w:r>
        <w:rPr>
          <w:color w:val="000000"/>
          <w:sz w:val="24"/>
        </w:rPr>
        <w:t>17</w:t>
      </w:r>
      <w:r>
        <w:rPr>
          <w:color w:val="000000"/>
          <w:sz w:val="24"/>
        </w:rPr>
        <w:t>的全部处理也有类似的趋势。株两优</w:t>
      </w:r>
      <w:r>
        <w:rPr>
          <w:color w:val="000000"/>
          <w:sz w:val="24"/>
        </w:rPr>
        <w:t>4024</w:t>
      </w:r>
      <w:r>
        <w:rPr>
          <w:color w:val="000000"/>
          <w:sz w:val="24"/>
        </w:rPr>
        <w:t>在沅陵地区的处理中</w:t>
      </w:r>
      <w:r>
        <w:rPr>
          <w:color w:val="000000"/>
          <w:sz w:val="24"/>
        </w:rPr>
        <w:t>P30</w:t>
      </w:r>
      <w:r>
        <w:rPr>
          <w:color w:val="000000"/>
          <w:sz w:val="24"/>
        </w:rPr>
        <w:t>平均有效穗数最多，从</w:t>
      </w:r>
      <w:hyperlink w:anchor="docfit_s003_Ref229423636" w:tooltip="跳转到图表 3-1" w:history="1">
        <w:r>
          <w:rPr>
            <w:color w:val="000000"/>
            <w:sz w:val="24"/>
          </w:rPr>
          <w:t>表</w:t>
        </w:r>
        <w:r>
          <w:rPr>
            <w:color w:val="000000"/>
            <w:sz w:val="24"/>
          </w:rPr>
          <w:t xml:space="preserve">3-1 </w:t>
        </w:r>
        <w:r>
          <w:rPr>
            <w:color w:val="000000"/>
            <w:sz w:val="24"/>
          </w:rPr>
          <w:t>不同磷肥施用量下水稻的产量性状</w:t>
        </w:r>
      </w:hyperlink>
      <w:r>
        <w:rPr>
          <w:color w:val="000000"/>
          <w:sz w:val="24"/>
        </w:rPr>
        <w:t>中可以看到，为</w:t>
      </w:r>
      <w:r>
        <w:rPr>
          <w:color w:val="000000"/>
          <w:sz w:val="24"/>
        </w:rPr>
        <w:t>48.76×105/hm2</w:t>
      </w:r>
      <w:r>
        <w:rPr>
          <w:color w:val="000000"/>
          <w:sz w:val="24"/>
        </w:rPr>
        <w:t>，</w:t>
      </w:r>
      <w:r>
        <w:rPr>
          <w:color w:val="000000"/>
          <w:sz w:val="24"/>
        </w:rPr>
        <w:t>P60</w:t>
      </w:r>
      <w:r>
        <w:rPr>
          <w:color w:val="000000"/>
          <w:sz w:val="24"/>
        </w:rPr>
        <w:t>最少，为</w:t>
      </w:r>
      <w:r>
        <w:rPr>
          <w:color w:val="000000"/>
          <w:sz w:val="24"/>
        </w:rPr>
        <w:t>40.64×105/hm2</w:t>
      </w:r>
      <w:r>
        <w:rPr>
          <w:color w:val="000000"/>
          <w:sz w:val="24"/>
        </w:rPr>
        <w:t>，</w:t>
      </w:r>
      <w:r>
        <w:rPr>
          <w:color w:val="000000"/>
          <w:sz w:val="24"/>
        </w:rPr>
        <w:t>P0</w:t>
      </w:r>
      <w:r>
        <w:rPr>
          <w:color w:val="000000"/>
          <w:sz w:val="24"/>
        </w:rPr>
        <w:t>和</w:t>
      </w:r>
      <w:r>
        <w:rPr>
          <w:color w:val="000000"/>
          <w:sz w:val="24"/>
        </w:rPr>
        <w:t>P90</w:t>
      </w:r>
      <w:r>
        <w:rPr>
          <w:color w:val="000000"/>
          <w:sz w:val="24"/>
        </w:rPr>
        <w:t>处理居中。总之，可以推断随着磷肥施用量的增加，对水稻有效穗数有一定的负面影响，但其影响并不显著。</w:t>
      </w:r>
    </w:p>
    <w:tbl>
      <w:tblPr>
        <w:tblW w:w="0" w:type="auto"/>
        <w:tblBorders>
          <w:top w:val="nil"/>
          <w:left w:val="nil"/>
          <w:bottom w:val="nil"/>
          <w:right w:val="nil"/>
          <w:insideH w:val="nil"/>
          <w:insideV w:val="nil"/>
        </w:tblBorders>
        <w:tblLook w:val="04A0" w:firstRow="1" w:lastRow="0" w:firstColumn="1" w:lastColumn="0" w:noHBand="0" w:noVBand="1"/>
      </w:tblPr>
      <w:tblGrid>
        <w:gridCol w:w="4587"/>
        <w:gridCol w:w="4596"/>
      </w:tblGrid>
      <w:tr w:rsidR="0013329F" w14:paraId="28727BEE" w14:textId="77777777">
        <w:trPr>
          <w:cantSplit/>
        </w:trPr>
        <w:tc>
          <w:tcPr>
            <w:tcW w:w="4587" w:type="dxa"/>
          </w:tcPr>
          <w:p w14:paraId="69D301B4" w14:textId="77777777" w:rsidR="0013329F" w:rsidRDefault="003A0F90">
            <w:pPr>
              <w:autoSpaceDE w:val="0"/>
              <w:autoSpaceDN w:val="0"/>
              <w:jc w:val="center"/>
              <w:rPr>
                <w:rFonts w:ascii="宋体" w:hAnsi="宋体"/>
                <w:sz w:val="24"/>
              </w:rPr>
            </w:pPr>
            <w:r>
              <w:rPr>
                <w:noProof/>
                <w:color w:val="000000"/>
                <w:sz w:val="24"/>
              </w:rPr>
              <w:drawing>
                <wp:inline distT="0" distB="0" distL="114300" distR="114300" wp14:anchorId="5527183E" wp14:editId="57D9D817">
                  <wp:extent cx="2767330" cy="1645920"/>
                  <wp:effectExtent l="0" t="0" r="1270" b="5080"/>
                  <wp:docPr id="25" name="图片 1" descr="长沙有效穗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长沙有效穗数"/>
                          <pic:cNvPicPr>
                            <a:picLocks noChangeAspect="1"/>
                          </pic:cNvPicPr>
                        </pic:nvPicPr>
                        <pic:blipFill>
                          <a:blip r:embed="rId31"/>
                          <a:stretch>
                            <a:fillRect/>
                          </a:stretch>
                        </pic:blipFill>
                        <pic:spPr>
                          <a:xfrm>
                            <a:off x="0" y="0"/>
                            <a:ext cx="2767330" cy="1645920"/>
                          </a:xfrm>
                          <a:prstGeom prst="rect">
                            <a:avLst/>
                          </a:prstGeom>
                        </pic:spPr>
                      </pic:pic>
                    </a:graphicData>
                  </a:graphic>
                </wp:inline>
              </w:drawing>
            </w:r>
          </w:p>
        </w:tc>
        <w:tc>
          <w:tcPr>
            <w:tcW w:w="4587" w:type="dxa"/>
          </w:tcPr>
          <w:p w14:paraId="2FBF5AB2" w14:textId="77777777" w:rsidR="0013329F" w:rsidRDefault="003A0F90">
            <w:pPr>
              <w:keepNext/>
              <w:autoSpaceDE w:val="0"/>
              <w:autoSpaceDN w:val="0"/>
              <w:jc w:val="center"/>
              <w:rPr>
                <w:rFonts w:ascii="宋体" w:hAnsi="宋体"/>
                <w:sz w:val="24"/>
              </w:rPr>
            </w:pPr>
            <w:r>
              <w:rPr>
                <w:noProof/>
                <w:color w:val="000000"/>
                <w:sz w:val="24"/>
              </w:rPr>
              <w:drawing>
                <wp:inline distT="0" distB="0" distL="114300" distR="114300" wp14:anchorId="5B43D4D4" wp14:editId="5448A720">
                  <wp:extent cx="2773045" cy="1622425"/>
                  <wp:effectExtent l="0" t="0" r="8255" b="3175"/>
                  <wp:docPr id="27" name="图片 2" descr="沅陵有效穗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沅陵有效穗数"/>
                          <pic:cNvPicPr>
                            <a:picLocks noChangeAspect="1"/>
                          </pic:cNvPicPr>
                        </pic:nvPicPr>
                        <pic:blipFill>
                          <a:blip r:embed="rId32"/>
                          <a:stretch>
                            <a:fillRect/>
                          </a:stretch>
                        </pic:blipFill>
                        <pic:spPr>
                          <a:xfrm>
                            <a:off x="0" y="0"/>
                            <a:ext cx="2773045" cy="1622425"/>
                          </a:xfrm>
                          <a:prstGeom prst="rect">
                            <a:avLst/>
                          </a:prstGeom>
                        </pic:spPr>
                      </pic:pic>
                    </a:graphicData>
                  </a:graphic>
                </wp:inline>
              </w:drawing>
            </w:r>
            <w:commentRangeStart w:id="54"/>
            <w:commentRangeEnd w:id="54"/>
            <w:r>
              <w:rPr>
                <w:rStyle w:val="af"/>
                <w:rFonts w:ascii="宋体" w:hAnsi="宋体"/>
                <w:sz w:val="24"/>
                <w:szCs w:val="24"/>
              </w:rPr>
              <w:commentReference w:id="54"/>
            </w:r>
          </w:p>
        </w:tc>
      </w:tr>
    </w:tbl>
    <w:p w14:paraId="37206741" w14:textId="77777777" w:rsidR="0013329F" w:rsidRDefault="003A0F90">
      <w:pPr>
        <w:autoSpaceDE w:val="0"/>
        <w:autoSpaceDN w:val="0"/>
        <w:spacing w:line="400" w:lineRule="exact"/>
        <w:jc w:val="center"/>
        <w:rPr>
          <w:rFonts w:ascii="宋体" w:hAnsi="宋体"/>
          <w:sz w:val="24"/>
        </w:rPr>
      </w:pPr>
      <w:bookmarkStart w:id="55" w:name="docfit_s003_Ref1905"/>
      <w:r>
        <w:rPr>
          <w:color w:val="000000"/>
          <w:szCs w:val="21"/>
        </w:rPr>
        <w:t>图</w:t>
      </w:r>
      <w:r>
        <w:rPr>
          <w:color w:val="000000"/>
          <w:szCs w:val="21"/>
        </w:rPr>
        <w:t xml:space="preserve"> 3-3 </w:t>
      </w:r>
      <w:bookmarkEnd w:id="55"/>
      <w:r>
        <w:rPr>
          <w:color w:val="000000"/>
          <w:szCs w:val="21"/>
        </w:rPr>
        <w:t>不同磷肥施用量下水稻的有效穗数</w:t>
      </w:r>
    </w:p>
    <w:p w14:paraId="193D81D8" w14:textId="77777777" w:rsidR="0013329F" w:rsidRDefault="003A0F90">
      <w:pPr>
        <w:autoSpaceDE w:val="0"/>
        <w:autoSpaceDN w:val="0"/>
        <w:spacing w:line="400" w:lineRule="exact"/>
        <w:jc w:val="center"/>
        <w:rPr>
          <w:rFonts w:ascii="宋体" w:hAnsi="宋体"/>
          <w:sz w:val="24"/>
        </w:rPr>
      </w:pPr>
      <w:r>
        <w:rPr>
          <w:color w:val="000000"/>
          <w:szCs w:val="21"/>
        </w:rPr>
        <w:t>Fig. 3-3 Effective panicle number of rice under different phosphorus fertilizer application rates</w:t>
      </w:r>
    </w:p>
    <w:p w14:paraId="23E66D32"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56" w:name="docfit_s003_Toc4344"/>
      <w:bookmarkStart w:id="57" w:name="_Toc236831523"/>
      <w:r>
        <w:rPr>
          <w:rFonts w:eastAsia="宋体"/>
          <w:color w:val="000000"/>
          <w:sz w:val="24"/>
        </w:rPr>
        <w:t xml:space="preserve">2.2 </w:t>
      </w:r>
      <w:r>
        <w:rPr>
          <w:rFonts w:eastAsia="宋体"/>
          <w:color w:val="000000"/>
          <w:sz w:val="24"/>
        </w:rPr>
        <w:t>磷肥不同施用量对水稻每穗粒数的影响</w:t>
      </w:r>
      <w:bookmarkEnd w:id="56"/>
      <w:bookmarkEnd w:id="57"/>
    </w:p>
    <w:p w14:paraId="08321BA3" w14:textId="01F827B2" w:rsidR="0013329F" w:rsidRDefault="003A0F90">
      <w:pPr>
        <w:autoSpaceDE w:val="0"/>
        <w:autoSpaceDN w:val="0"/>
        <w:spacing w:line="400" w:lineRule="exact"/>
        <w:ind w:firstLineChars="200" w:firstLine="480"/>
        <w:jc w:val="left"/>
        <w:rPr>
          <w:rFonts w:ascii="宋体" w:hAnsi="宋体"/>
          <w:sz w:val="24"/>
        </w:rPr>
      </w:pPr>
      <w:r>
        <w:rPr>
          <w:color w:val="000000"/>
          <w:sz w:val="24"/>
        </w:rPr>
        <w:t>水稻每穗粒数的多少直接决定了水稻单穗的产量潜力，是水稻产量构成的重要因素。从</w:t>
      </w:r>
      <w:hyperlink w:anchor="docfit_s003_Ref3080" w:tooltip="跳转到图表 3-4" w:history="1">
        <w:r>
          <w:rPr>
            <w:color w:val="000000"/>
            <w:sz w:val="24"/>
          </w:rPr>
          <w:t>图</w:t>
        </w:r>
        <w:r>
          <w:rPr>
            <w:color w:val="000000"/>
            <w:sz w:val="24"/>
          </w:rPr>
          <w:t xml:space="preserve"> 3-4</w:t>
        </w:r>
      </w:hyperlink>
      <w:r>
        <w:rPr>
          <w:color w:val="000000"/>
          <w:sz w:val="24"/>
        </w:rPr>
        <w:t>可以看出，在长沙地区，中嘉早</w:t>
      </w:r>
      <w:r>
        <w:rPr>
          <w:color w:val="000000"/>
          <w:sz w:val="24"/>
        </w:rPr>
        <w:t>17</w:t>
      </w:r>
      <w:r>
        <w:rPr>
          <w:color w:val="000000"/>
          <w:sz w:val="24"/>
        </w:rPr>
        <w:t>在</w:t>
      </w:r>
      <w:r>
        <w:rPr>
          <w:color w:val="000000"/>
          <w:sz w:val="24"/>
        </w:rPr>
        <w:t>P30</w:t>
      </w:r>
      <w:r>
        <w:rPr>
          <w:color w:val="000000"/>
          <w:sz w:val="24"/>
        </w:rPr>
        <w:t>处理下每穗粒数达到最高，而株两优</w:t>
      </w:r>
      <w:r>
        <w:rPr>
          <w:color w:val="000000"/>
          <w:sz w:val="24"/>
        </w:rPr>
        <w:t>4024</w:t>
      </w:r>
      <w:r>
        <w:rPr>
          <w:color w:val="000000"/>
          <w:sz w:val="24"/>
        </w:rPr>
        <w:t>在</w:t>
      </w:r>
      <w:r>
        <w:rPr>
          <w:color w:val="000000"/>
          <w:sz w:val="24"/>
        </w:rPr>
        <w:t>P60</w:t>
      </w:r>
      <w:r>
        <w:rPr>
          <w:color w:val="000000"/>
          <w:sz w:val="24"/>
        </w:rPr>
        <w:t>处理下达到最高，且从图中可以看出每穗粒数随着施磷量的增加呈现先增多后减少的趋势，但施磷量对其影响并不显著。</w:t>
      </w:r>
    </w:p>
    <w:p w14:paraId="5984FF76"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在沅陵地区，中嘉早</w:t>
      </w:r>
      <w:r>
        <w:rPr>
          <w:color w:val="000000"/>
          <w:sz w:val="24"/>
        </w:rPr>
        <w:t>17</w:t>
      </w:r>
      <w:r>
        <w:rPr>
          <w:color w:val="000000"/>
          <w:sz w:val="24"/>
        </w:rPr>
        <w:t>的</w:t>
      </w:r>
      <w:r>
        <w:rPr>
          <w:color w:val="000000"/>
          <w:sz w:val="24"/>
        </w:rPr>
        <w:t>P0</w:t>
      </w:r>
      <w:r>
        <w:rPr>
          <w:color w:val="000000"/>
          <w:sz w:val="24"/>
        </w:rPr>
        <w:t>处理每穗粒数最低，为每穗</w:t>
      </w:r>
      <w:r>
        <w:rPr>
          <w:color w:val="000000"/>
          <w:sz w:val="24"/>
        </w:rPr>
        <w:t>144.77</w:t>
      </w:r>
      <w:r>
        <w:rPr>
          <w:color w:val="000000"/>
          <w:sz w:val="24"/>
        </w:rPr>
        <w:t>粒，随着施磷量的增加，每穗粒数不断增加，最后在</w:t>
      </w:r>
      <w:r>
        <w:rPr>
          <w:color w:val="000000"/>
          <w:sz w:val="24"/>
        </w:rPr>
        <w:t>P90</w:t>
      </w:r>
      <w:r>
        <w:rPr>
          <w:color w:val="000000"/>
          <w:sz w:val="24"/>
        </w:rPr>
        <w:t>处理</w:t>
      </w:r>
      <w:del w:id="58" w:author="奕霖 李" w:date="2026-05-12T20:30:00Z">
        <w:r>
          <w:rPr>
            <w:color w:val="000000"/>
            <w:sz w:val="24"/>
          </w:rPr>
          <w:delText>中</w:delText>
        </w:r>
      </w:del>
      <w:r>
        <w:rPr>
          <w:color w:val="000000"/>
          <w:sz w:val="24"/>
        </w:rPr>
        <w:t>达到最高</w:t>
      </w:r>
      <w:ins w:id="59" w:author="奕霖 李" w:date="2026-05-12T20:29:00Z">
        <w:r>
          <w:rPr>
            <w:color w:val="000000"/>
            <w:sz w:val="24"/>
          </w:rPr>
          <w:t>，</w:t>
        </w:r>
      </w:ins>
      <w:ins w:id="60" w:author="奕霖 李" w:date="2026-05-12T20:30:00Z">
        <w:r>
          <w:rPr>
            <w:color w:val="000000"/>
            <w:sz w:val="24"/>
          </w:rPr>
          <w:t>为</w:t>
        </w:r>
      </w:ins>
      <w:del w:id="61" w:author="奕霖 李" w:date="2026-05-12T20:29:00Z">
        <w:r>
          <w:rPr>
            <w:color w:val="000000"/>
            <w:sz w:val="24"/>
          </w:rPr>
          <w:delText>的</w:delText>
        </w:r>
      </w:del>
      <w:r>
        <w:rPr>
          <w:color w:val="000000"/>
          <w:sz w:val="24"/>
        </w:rPr>
        <w:t>每穗</w:t>
      </w:r>
      <w:r>
        <w:rPr>
          <w:color w:val="000000"/>
          <w:sz w:val="24"/>
        </w:rPr>
        <w:t>177.72</w:t>
      </w:r>
      <w:r>
        <w:rPr>
          <w:color w:val="000000"/>
          <w:sz w:val="24"/>
        </w:rPr>
        <w:t>粒，较</w:t>
      </w:r>
      <w:r>
        <w:rPr>
          <w:color w:val="000000"/>
          <w:sz w:val="24"/>
        </w:rPr>
        <w:t>P0</w:t>
      </w:r>
      <w:r>
        <w:rPr>
          <w:color w:val="000000"/>
          <w:sz w:val="24"/>
        </w:rPr>
        <w:t>增加</w:t>
      </w:r>
      <w:r>
        <w:rPr>
          <w:color w:val="000000"/>
          <w:sz w:val="24"/>
        </w:rPr>
        <w:t>22.76%</w:t>
      </w:r>
      <w:r>
        <w:rPr>
          <w:color w:val="000000"/>
          <w:sz w:val="24"/>
        </w:rPr>
        <w:t>。株两优</w:t>
      </w:r>
      <w:r>
        <w:rPr>
          <w:color w:val="000000"/>
          <w:sz w:val="24"/>
        </w:rPr>
        <w:t>4024</w:t>
      </w:r>
      <w:r>
        <w:rPr>
          <w:color w:val="000000"/>
          <w:sz w:val="24"/>
        </w:rPr>
        <w:t>则是在</w:t>
      </w:r>
      <w:r>
        <w:rPr>
          <w:color w:val="000000"/>
          <w:sz w:val="24"/>
        </w:rPr>
        <w:t>P30</w:t>
      </w:r>
      <w:r>
        <w:rPr>
          <w:color w:val="000000"/>
          <w:sz w:val="24"/>
        </w:rPr>
        <w:t>处理达到最高，然后逐渐减少。</w:t>
      </w:r>
    </w:p>
    <w:p w14:paraId="710A7C33"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总体而言，适当磷肥施用对水稻每穗粒数的增加有</w:t>
      </w:r>
      <w:commentRangeStart w:id="62"/>
      <w:r>
        <w:rPr>
          <w:color w:val="000000"/>
          <w:sz w:val="24"/>
        </w:rPr>
        <w:t>积极</w:t>
      </w:r>
      <w:commentRangeEnd w:id="62"/>
      <w:r>
        <w:rPr>
          <w:rStyle w:val="af"/>
          <w:color w:val="000000"/>
          <w:sz w:val="24"/>
          <w:szCs w:val="24"/>
        </w:rPr>
        <w:commentReference w:id="62"/>
      </w:r>
      <w:r>
        <w:rPr>
          <w:color w:val="000000"/>
          <w:sz w:val="24"/>
        </w:rPr>
        <w:t>的影响，但随着施磷量的增加，其影响会逐渐削弱，过量磷肥施用会产生负面影响，但对其影响都不显著。</w:t>
      </w:r>
    </w:p>
    <w:tbl>
      <w:tblPr>
        <w:tblW w:w="0" w:type="auto"/>
        <w:tblBorders>
          <w:top w:val="nil"/>
          <w:left w:val="nil"/>
          <w:bottom w:val="nil"/>
          <w:right w:val="nil"/>
          <w:insideH w:val="nil"/>
          <w:insideV w:val="nil"/>
        </w:tblBorders>
        <w:tblLook w:val="04A0" w:firstRow="1" w:lastRow="0" w:firstColumn="1" w:lastColumn="0" w:noHBand="0" w:noVBand="1"/>
      </w:tblPr>
      <w:tblGrid>
        <w:gridCol w:w="4596"/>
        <w:gridCol w:w="4587"/>
      </w:tblGrid>
      <w:tr w:rsidR="0013329F" w14:paraId="51370ECA" w14:textId="77777777">
        <w:trPr>
          <w:cantSplit/>
        </w:trPr>
        <w:tc>
          <w:tcPr>
            <w:tcW w:w="4587" w:type="dxa"/>
          </w:tcPr>
          <w:p w14:paraId="0DC3834F" w14:textId="77777777" w:rsidR="0013329F" w:rsidRDefault="003A0F90">
            <w:pPr>
              <w:autoSpaceDE w:val="0"/>
              <w:autoSpaceDN w:val="0"/>
              <w:jc w:val="center"/>
              <w:rPr>
                <w:rFonts w:ascii="宋体" w:hAnsi="宋体"/>
                <w:sz w:val="24"/>
              </w:rPr>
            </w:pPr>
            <w:r>
              <w:rPr>
                <w:noProof/>
                <w:color w:val="000000"/>
                <w:sz w:val="24"/>
              </w:rPr>
              <w:drawing>
                <wp:inline distT="0" distB="0" distL="114300" distR="114300" wp14:anchorId="024055DD" wp14:editId="792AAD96">
                  <wp:extent cx="2771140" cy="1664335"/>
                  <wp:effectExtent l="0" t="0" r="10160" b="12065"/>
                  <wp:docPr id="29" name="图片 3" descr="长沙每穗粒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descr="长沙每穗粒数"/>
                          <pic:cNvPicPr>
                            <a:picLocks noChangeAspect="1"/>
                          </pic:cNvPicPr>
                        </pic:nvPicPr>
                        <pic:blipFill>
                          <a:blip r:embed="rId33"/>
                          <a:stretch>
                            <a:fillRect/>
                          </a:stretch>
                        </pic:blipFill>
                        <pic:spPr>
                          <a:xfrm>
                            <a:off x="0" y="0"/>
                            <a:ext cx="2771140" cy="1664335"/>
                          </a:xfrm>
                          <a:prstGeom prst="rect">
                            <a:avLst/>
                          </a:prstGeom>
                        </pic:spPr>
                      </pic:pic>
                    </a:graphicData>
                  </a:graphic>
                </wp:inline>
              </w:drawing>
            </w:r>
          </w:p>
        </w:tc>
        <w:tc>
          <w:tcPr>
            <w:tcW w:w="4587" w:type="dxa"/>
          </w:tcPr>
          <w:p w14:paraId="64EC19B7" w14:textId="77777777" w:rsidR="0013329F" w:rsidRDefault="003A0F90">
            <w:pPr>
              <w:keepNext/>
              <w:autoSpaceDE w:val="0"/>
              <w:autoSpaceDN w:val="0"/>
              <w:jc w:val="center"/>
              <w:rPr>
                <w:rFonts w:ascii="宋体" w:hAnsi="宋体"/>
                <w:sz w:val="24"/>
              </w:rPr>
            </w:pPr>
            <w:r>
              <w:rPr>
                <w:noProof/>
                <w:color w:val="000000"/>
                <w:sz w:val="24"/>
              </w:rPr>
              <w:drawing>
                <wp:inline distT="0" distB="0" distL="114300" distR="114300" wp14:anchorId="75525D6F" wp14:editId="73D76B86">
                  <wp:extent cx="2766695" cy="1661795"/>
                  <wp:effectExtent l="0" t="0" r="1905" b="1905"/>
                  <wp:docPr id="31" name="图片 4" descr="沅陵每穗粒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沅陵每穗粒数"/>
                          <pic:cNvPicPr>
                            <a:picLocks noChangeAspect="1"/>
                          </pic:cNvPicPr>
                        </pic:nvPicPr>
                        <pic:blipFill>
                          <a:blip r:embed="rId34"/>
                          <a:stretch>
                            <a:fillRect/>
                          </a:stretch>
                        </pic:blipFill>
                        <pic:spPr>
                          <a:xfrm>
                            <a:off x="0" y="0"/>
                            <a:ext cx="2766695" cy="1661795"/>
                          </a:xfrm>
                          <a:prstGeom prst="rect">
                            <a:avLst/>
                          </a:prstGeom>
                        </pic:spPr>
                      </pic:pic>
                    </a:graphicData>
                  </a:graphic>
                </wp:inline>
              </w:drawing>
            </w:r>
          </w:p>
        </w:tc>
      </w:tr>
    </w:tbl>
    <w:p w14:paraId="67D9F863" w14:textId="77777777" w:rsidR="0013329F" w:rsidRDefault="003A0F90">
      <w:pPr>
        <w:autoSpaceDE w:val="0"/>
        <w:autoSpaceDN w:val="0"/>
        <w:spacing w:line="400" w:lineRule="exact"/>
        <w:jc w:val="center"/>
        <w:rPr>
          <w:rFonts w:ascii="宋体" w:hAnsi="宋体"/>
          <w:sz w:val="24"/>
        </w:rPr>
      </w:pPr>
      <w:bookmarkStart w:id="63" w:name="docfit_s003_Ref3080"/>
      <w:r>
        <w:rPr>
          <w:color w:val="000000"/>
          <w:szCs w:val="21"/>
        </w:rPr>
        <w:t>图</w:t>
      </w:r>
      <w:r>
        <w:rPr>
          <w:color w:val="000000"/>
          <w:szCs w:val="21"/>
        </w:rPr>
        <w:t xml:space="preserve"> 3-4 </w:t>
      </w:r>
      <w:bookmarkEnd w:id="63"/>
      <w:r>
        <w:rPr>
          <w:color w:val="000000"/>
          <w:szCs w:val="21"/>
        </w:rPr>
        <w:t>不同磷肥施用量下水稻的每穗粒数</w:t>
      </w:r>
    </w:p>
    <w:p w14:paraId="70298487" w14:textId="77777777" w:rsidR="0013329F" w:rsidRDefault="003A0F90">
      <w:pPr>
        <w:autoSpaceDE w:val="0"/>
        <w:autoSpaceDN w:val="0"/>
        <w:spacing w:line="400" w:lineRule="exact"/>
        <w:jc w:val="center"/>
        <w:rPr>
          <w:rFonts w:ascii="宋体" w:hAnsi="宋体"/>
          <w:sz w:val="24"/>
        </w:rPr>
      </w:pPr>
      <w:r>
        <w:rPr>
          <w:color w:val="000000"/>
          <w:szCs w:val="21"/>
        </w:rPr>
        <w:t>Fig. 3-4 Grain number per panicle of rice under different phosphorus fertilizer application rates</w:t>
      </w:r>
    </w:p>
    <w:p w14:paraId="79642EDF" w14:textId="77777777" w:rsidR="0013329F" w:rsidRDefault="003A0F90">
      <w:pPr>
        <w:pStyle w:val="23"/>
        <w:autoSpaceDE w:val="0"/>
        <w:autoSpaceDN w:val="0"/>
        <w:spacing w:beforeLines="0" w:afterLines="0" w:line="400" w:lineRule="exact"/>
        <w:jc w:val="left"/>
        <w:outlineLvl w:val="2"/>
        <w:rPr>
          <w:rFonts w:ascii="宋体" w:eastAsia="宋体" w:hAnsi="宋体"/>
          <w:sz w:val="24"/>
        </w:rPr>
      </w:pPr>
      <w:bookmarkStart w:id="64" w:name="docfit_s003_Toc20765"/>
      <w:bookmarkStart w:id="65" w:name="_Toc236831524"/>
      <w:r>
        <w:rPr>
          <w:rFonts w:eastAsia="宋体"/>
          <w:color w:val="000000"/>
          <w:sz w:val="24"/>
        </w:rPr>
        <w:t xml:space="preserve">2.3 </w:t>
      </w:r>
      <w:r>
        <w:rPr>
          <w:rFonts w:eastAsia="宋体"/>
          <w:color w:val="000000"/>
          <w:sz w:val="24"/>
        </w:rPr>
        <w:t>磷肥不同施用量对水稻结实率和千粒重的影响</w:t>
      </w:r>
      <w:bookmarkEnd w:id="64"/>
      <w:bookmarkEnd w:id="65"/>
    </w:p>
    <w:p w14:paraId="23AAD7B9" w14:textId="77777777" w:rsidR="0013329F" w:rsidRDefault="003A0F90">
      <w:pPr>
        <w:autoSpaceDE w:val="0"/>
        <w:autoSpaceDN w:val="0"/>
        <w:spacing w:line="400" w:lineRule="exact"/>
        <w:ind w:firstLineChars="200" w:firstLine="480"/>
        <w:jc w:val="left"/>
        <w:rPr>
          <w:del w:id="66" w:author="奕霖 李" w:date="2026-05-12T20:31:00Z"/>
          <w:rFonts w:ascii="宋体" w:hAnsi="宋体"/>
          <w:sz w:val="24"/>
        </w:rPr>
      </w:pPr>
      <w:r>
        <w:rPr>
          <w:color w:val="000000"/>
          <w:sz w:val="24"/>
        </w:rPr>
        <w:t>结实率与千粒重反映了水稻灌浆物质转化与累计效率，是产量构成的关键因素。</w:t>
      </w:r>
    </w:p>
    <w:p w14:paraId="52D38D79" w14:textId="28928927" w:rsidR="0013329F" w:rsidRDefault="003A0F90" w:rsidP="0013329F">
      <w:pPr>
        <w:autoSpaceDE w:val="0"/>
        <w:autoSpaceDN w:val="0"/>
        <w:spacing w:line="400" w:lineRule="exact"/>
        <w:ind w:firstLineChars="200" w:firstLine="480"/>
        <w:jc w:val="left"/>
        <w:rPr>
          <w:rFonts w:ascii="宋体" w:hAnsi="宋体"/>
          <w:sz w:val="24"/>
        </w:rPr>
        <w:pPrChange w:id="67" w:author="奕霖 李" w:date="2026-05-12T20:31:00Z">
          <w:pPr>
            <w:widowControl/>
            <w:shd w:val="clear" w:color="auto" w:fill="FFFFFF"/>
            <w:spacing w:line="440" w:lineRule="exact"/>
            <w:ind w:firstLine="480"/>
            <w:jc w:val="left"/>
          </w:pPr>
        </w:pPrChange>
      </w:pPr>
      <w:r>
        <w:rPr>
          <w:color w:val="000000"/>
          <w:sz w:val="24"/>
        </w:rPr>
        <w:t>如</w:t>
      </w:r>
      <w:r>
        <w:fldChar w:fldCharType="begin"/>
      </w:r>
      <w:r>
        <w:instrText>HYPERLINK \l "docfit_s003_Ref3975" \o "</w:instrText>
      </w:r>
      <w:r>
        <w:instrText>跳转到图表</w:instrText>
      </w:r>
      <w:r>
        <w:instrText xml:space="preserve"> 3-5"</w:instrText>
      </w:r>
      <w:r>
        <w:fldChar w:fldCharType="separate"/>
      </w:r>
      <w:r>
        <w:rPr>
          <w:color w:val="000000"/>
          <w:sz w:val="24"/>
        </w:rPr>
        <w:t>图</w:t>
      </w:r>
      <w:r>
        <w:rPr>
          <w:color w:val="000000"/>
          <w:sz w:val="24"/>
        </w:rPr>
        <w:t xml:space="preserve"> 3-5</w:t>
      </w:r>
      <w:r>
        <w:fldChar w:fldCharType="end"/>
      </w:r>
      <w:r>
        <w:rPr>
          <w:color w:val="000000"/>
          <w:sz w:val="24"/>
        </w:rPr>
        <w:t>，在长沙两品种的结实率都呈现先增加后减少的趋势，中嘉早</w:t>
      </w:r>
      <w:r>
        <w:rPr>
          <w:color w:val="000000"/>
          <w:sz w:val="24"/>
        </w:rPr>
        <w:t>17</w:t>
      </w:r>
      <w:r>
        <w:rPr>
          <w:color w:val="000000"/>
          <w:sz w:val="24"/>
        </w:rPr>
        <w:t>在</w:t>
      </w:r>
      <w:r>
        <w:rPr>
          <w:color w:val="000000"/>
          <w:sz w:val="24"/>
        </w:rPr>
        <w:t>P30</w:t>
      </w:r>
      <w:r>
        <w:rPr>
          <w:color w:val="000000"/>
          <w:sz w:val="24"/>
        </w:rPr>
        <w:t>处理下结实率达到最高的</w:t>
      </w:r>
      <w:r>
        <w:rPr>
          <w:color w:val="000000"/>
          <w:sz w:val="24"/>
        </w:rPr>
        <w:t>80.51%</w:t>
      </w:r>
      <w:r>
        <w:rPr>
          <w:color w:val="000000"/>
          <w:sz w:val="24"/>
        </w:rPr>
        <w:t>，而后逐渐减低，</w:t>
      </w:r>
      <w:r>
        <w:rPr>
          <w:color w:val="000000"/>
          <w:sz w:val="24"/>
        </w:rPr>
        <w:t>P30</w:t>
      </w:r>
      <w:r>
        <w:rPr>
          <w:color w:val="000000"/>
          <w:sz w:val="24"/>
        </w:rPr>
        <w:t>处理比</w:t>
      </w:r>
      <w:r>
        <w:rPr>
          <w:color w:val="000000"/>
          <w:sz w:val="24"/>
        </w:rPr>
        <w:t>P0</w:t>
      </w:r>
      <w:r>
        <w:rPr>
          <w:color w:val="000000"/>
          <w:sz w:val="24"/>
        </w:rPr>
        <w:t>处理提高了</w:t>
      </w:r>
      <w:r>
        <w:rPr>
          <w:color w:val="000000"/>
          <w:sz w:val="24"/>
        </w:rPr>
        <w:t>4.89%</w:t>
      </w:r>
      <w:r>
        <w:rPr>
          <w:color w:val="000000"/>
          <w:sz w:val="24"/>
        </w:rPr>
        <w:t>的结实率，株两优</w:t>
      </w:r>
      <w:r>
        <w:rPr>
          <w:color w:val="000000"/>
          <w:sz w:val="24"/>
        </w:rPr>
        <w:t>4024</w:t>
      </w:r>
      <w:r>
        <w:rPr>
          <w:color w:val="000000"/>
          <w:sz w:val="24"/>
        </w:rPr>
        <w:t>在</w:t>
      </w:r>
      <w:r>
        <w:rPr>
          <w:color w:val="000000"/>
          <w:sz w:val="24"/>
        </w:rPr>
        <w:t>P60</w:t>
      </w:r>
      <w:r>
        <w:rPr>
          <w:color w:val="000000"/>
          <w:sz w:val="24"/>
        </w:rPr>
        <w:t>处理下达到最高结实率</w:t>
      </w:r>
      <w:r>
        <w:rPr>
          <w:color w:val="000000"/>
          <w:sz w:val="24"/>
        </w:rPr>
        <w:t>88.99%</w:t>
      </w:r>
      <w:r>
        <w:rPr>
          <w:color w:val="000000"/>
          <w:sz w:val="24"/>
        </w:rPr>
        <w:t>，比</w:t>
      </w:r>
      <w:r>
        <w:rPr>
          <w:color w:val="000000"/>
          <w:sz w:val="24"/>
        </w:rPr>
        <w:t>P0</w:t>
      </w:r>
      <w:r>
        <w:rPr>
          <w:color w:val="000000"/>
          <w:sz w:val="24"/>
        </w:rPr>
        <w:t>处理提高了</w:t>
      </w:r>
      <w:r>
        <w:rPr>
          <w:color w:val="000000"/>
          <w:sz w:val="24"/>
        </w:rPr>
        <w:t>3.17%</w:t>
      </w:r>
      <w:r>
        <w:rPr>
          <w:color w:val="000000"/>
          <w:sz w:val="24"/>
        </w:rPr>
        <w:t>。在沅陵地区，两个品种的结实率对磷肥响应不同。中嘉早</w:t>
      </w:r>
      <w:r>
        <w:rPr>
          <w:color w:val="000000"/>
          <w:sz w:val="24"/>
        </w:rPr>
        <w:t>17</w:t>
      </w:r>
      <w:r>
        <w:rPr>
          <w:color w:val="000000"/>
          <w:sz w:val="24"/>
        </w:rPr>
        <w:t>的结实率随施磷量增加呈先升后平的趋势，</w:t>
      </w:r>
      <w:r>
        <w:rPr>
          <w:color w:val="000000"/>
          <w:sz w:val="24"/>
        </w:rPr>
        <w:t>P60</w:t>
      </w:r>
      <w:r>
        <w:rPr>
          <w:color w:val="000000"/>
          <w:sz w:val="24"/>
        </w:rPr>
        <w:t>处理下达到最高</w:t>
      </w:r>
      <w:r>
        <w:rPr>
          <w:color w:val="000000"/>
          <w:sz w:val="24"/>
        </w:rPr>
        <w:t>76.47%</w:t>
      </w:r>
      <w:r>
        <w:rPr>
          <w:color w:val="000000"/>
          <w:sz w:val="24"/>
        </w:rPr>
        <w:t>，较最低的</w:t>
      </w:r>
      <w:r>
        <w:rPr>
          <w:color w:val="000000"/>
          <w:sz w:val="24"/>
        </w:rPr>
        <w:t>P0</w:t>
      </w:r>
      <w:r>
        <w:rPr>
          <w:color w:val="000000"/>
          <w:sz w:val="24"/>
        </w:rPr>
        <w:t>处理提高了</w:t>
      </w:r>
      <w:r>
        <w:rPr>
          <w:color w:val="000000"/>
          <w:sz w:val="24"/>
        </w:rPr>
        <w:t>4.09%</w:t>
      </w:r>
      <w:r>
        <w:rPr>
          <w:color w:val="000000"/>
          <w:sz w:val="24"/>
        </w:rPr>
        <w:t>。株两优</w:t>
      </w:r>
      <w:r>
        <w:rPr>
          <w:color w:val="000000"/>
          <w:sz w:val="24"/>
        </w:rPr>
        <w:t>4024</w:t>
      </w:r>
      <w:r>
        <w:rPr>
          <w:color w:val="000000"/>
          <w:sz w:val="24"/>
        </w:rPr>
        <w:t>的结实率则随磷肥施用量增加而逐渐降低，</w:t>
      </w:r>
      <w:r>
        <w:rPr>
          <w:color w:val="000000"/>
          <w:sz w:val="24"/>
        </w:rPr>
        <w:t>P0</w:t>
      </w:r>
      <w:r>
        <w:rPr>
          <w:color w:val="000000"/>
          <w:sz w:val="24"/>
        </w:rPr>
        <w:t>处理下最高为</w:t>
      </w:r>
      <w:r>
        <w:rPr>
          <w:color w:val="000000"/>
          <w:sz w:val="24"/>
        </w:rPr>
        <w:t>77.61%</w:t>
      </w:r>
      <w:r>
        <w:rPr>
          <w:color w:val="000000"/>
          <w:sz w:val="24"/>
        </w:rPr>
        <w:t>，</w:t>
      </w:r>
      <w:r>
        <w:rPr>
          <w:color w:val="000000"/>
          <w:sz w:val="24"/>
        </w:rPr>
        <w:t>P90</w:t>
      </w:r>
      <w:r>
        <w:rPr>
          <w:color w:val="000000"/>
          <w:sz w:val="24"/>
        </w:rPr>
        <w:t>处理下最低为</w:t>
      </w:r>
      <w:r>
        <w:rPr>
          <w:color w:val="000000"/>
          <w:sz w:val="24"/>
        </w:rPr>
        <w:t>73.14%</w:t>
      </w:r>
      <w:r>
        <w:rPr>
          <w:color w:val="000000"/>
          <w:sz w:val="24"/>
        </w:rPr>
        <w:t>，较</w:t>
      </w:r>
      <w:r>
        <w:rPr>
          <w:color w:val="000000"/>
          <w:sz w:val="24"/>
        </w:rPr>
        <w:t>P0</w:t>
      </w:r>
      <w:r>
        <w:rPr>
          <w:color w:val="000000"/>
          <w:sz w:val="24"/>
        </w:rPr>
        <w:t>下降了</w:t>
      </w:r>
      <w:r>
        <w:rPr>
          <w:color w:val="000000"/>
          <w:sz w:val="24"/>
        </w:rPr>
        <w:t>5.76%</w:t>
      </w:r>
      <w:r>
        <w:rPr>
          <w:color w:val="000000"/>
          <w:sz w:val="24"/>
        </w:rPr>
        <w:t>。但各处理间差异不显著。</w:t>
      </w:r>
    </w:p>
    <w:p w14:paraId="68B5C8D2" w14:textId="76BE8D2F" w:rsidR="0013329F" w:rsidRDefault="003A0F90">
      <w:pPr>
        <w:autoSpaceDE w:val="0"/>
        <w:autoSpaceDN w:val="0"/>
        <w:spacing w:line="400" w:lineRule="exact"/>
        <w:ind w:firstLineChars="200" w:firstLine="480"/>
        <w:jc w:val="left"/>
        <w:rPr>
          <w:rFonts w:ascii="宋体" w:hAnsi="宋体"/>
          <w:sz w:val="24"/>
        </w:rPr>
      </w:pPr>
      <w:r>
        <w:rPr>
          <w:color w:val="000000"/>
          <w:sz w:val="24"/>
        </w:rPr>
        <w:t>如</w:t>
      </w:r>
      <w:hyperlink w:anchor="docfit_s003_Ref4076" w:tooltip="跳转到图表 3-6" w:history="1">
        <w:r>
          <w:rPr>
            <w:color w:val="000000"/>
            <w:sz w:val="24"/>
          </w:rPr>
          <w:t>图</w:t>
        </w:r>
        <w:r>
          <w:rPr>
            <w:color w:val="000000"/>
            <w:sz w:val="24"/>
          </w:rPr>
          <w:t xml:space="preserve"> 3-6</w:t>
        </w:r>
      </w:hyperlink>
      <w:r>
        <w:rPr>
          <w:color w:val="000000"/>
          <w:sz w:val="24"/>
        </w:rPr>
        <w:t>所示，千粒重方面，长沙地区两品种均呈先增后减的变化。中嘉早</w:t>
      </w:r>
      <w:r>
        <w:rPr>
          <w:color w:val="000000"/>
          <w:sz w:val="24"/>
        </w:rPr>
        <w:t>17</w:t>
      </w:r>
      <w:r>
        <w:rPr>
          <w:color w:val="000000"/>
          <w:sz w:val="24"/>
        </w:rPr>
        <w:t>在</w:t>
      </w:r>
      <w:r>
        <w:rPr>
          <w:color w:val="000000"/>
          <w:sz w:val="24"/>
        </w:rPr>
        <w:t>P30</w:t>
      </w:r>
      <w:r>
        <w:rPr>
          <w:color w:val="000000"/>
          <w:sz w:val="24"/>
        </w:rPr>
        <w:t>处理下千粒重最高的</w:t>
      </w:r>
      <w:r>
        <w:rPr>
          <w:color w:val="000000"/>
          <w:sz w:val="24"/>
        </w:rPr>
        <w:t>26.62g</w:t>
      </w:r>
      <w:r>
        <w:rPr>
          <w:color w:val="000000"/>
          <w:sz w:val="24"/>
        </w:rPr>
        <w:t>，比</w:t>
      </w:r>
      <w:r>
        <w:rPr>
          <w:color w:val="000000"/>
          <w:sz w:val="24"/>
        </w:rPr>
        <w:t>P0</w:t>
      </w:r>
      <w:r>
        <w:rPr>
          <w:color w:val="000000"/>
          <w:sz w:val="24"/>
        </w:rPr>
        <w:t>提高</w:t>
      </w:r>
      <w:r>
        <w:rPr>
          <w:color w:val="000000"/>
          <w:sz w:val="24"/>
        </w:rPr>
        <w:t>3.46%</w:t>
      </w:r>
      <w:r>
        <w:rPr>
          <w:color w:val="000000"/>
          <w:sz w:val="24"/>
        </w:rPr>
        <w:t>，</w:t>
      </w:r>
      <w:r>
        <w:rPr>
          <w:color w:val="000000"/>
          <w:sz w:val="24"/>
        </w:rPr>
        <w:t>P60</w:t>
      </w:r>
      <w:r>
        <w:rPr>
          <w:color w:val="000000"/>
          <w:sz w:val="24"/>
        </w:rPr>
        <w:t>处理降至最低的</w:t>
      </w:r>
      <w:r>
        <w:rPr>
          <w:color w:val="000000"/>
          <w:sz w:val="24"/>
        </w:rPr>
        <w:t>24.17g</w:t>
      </w:r>
      <w:r>
        <w:rPr>
          <w:color w:val="000000"/>
          <w:sz w:val="24"/>
        </w:rPr>
        <w:t>；株两优</w:t>
      </w:r>
      <w:r>
        <w:rPr>
          <w:color w:val="000000"/>
          <w:sz w:val="24"/>
        </w:rPr>
        <w:t>4024</w:t>
      </w:r>
      <w:r>
        <w:rPr>
          <w:color w:val="000000"/>
          <w:sz w:val="24"/>
        </w:rPr>
        <w:t>也在</w:t>
      </w:r>
      <w:r>
        <w:rPr>
          <w:color w:val="000000"/>
          <w:sz w:val="24"/>
        </w:rPr>
        <w:t>P30</w:t>
      </w:r>
      <w:r>
        <w:rPr>
          <w:color w:val="000000"/>
          <w:sz w:val="24"/>
        </w:rPr>
        <w:t>处理下达到最高，比</w:t>
      </w:r>
      <w:r>
        <w:rPr>
          <w:color w:val="000000"/>
          <w:sz w:val="24"/>
        </w:rPr>
        <w:t>P0</w:t>
      </w:r>
      <w:r>
        <w:rPr>
          <w:color w:val="000000"/>
          <w:sz w:val="24"/>
        </w:rPr>
        <w:t>提高</w:t>
      </w:r>
      <w:r>
        <w:rPr>
          <w:color w:val="000000"/>
          <w:sz w:val="24"/>
        </w:rPr>
        <w:t>1.32%</w:t>
      </w:r>
      <w:r>
        <w:rPr>
          <w:color w:val="000000"/>
          <w:sz w:val="24"/>
        </w:rPr>
        <w:t>，</w:t>
      </w:r>
      <w:r>
        <w:rPr>
          <w:color w:val="000000"/>
          <w:sz w:val="24"/>
        </w:rPr>
        <w:t>P60</w:t>
      </w:r>
      <w:r>
        <w:rPr>
          <w:color w:val="000000"/>
          <w:sz w:val="24"/>
        </w:rPr>
        <w:t>处理的</w:t>
      </w:r>
      <w:r>
        <w:rPr>
          <w:color w:val="000000"/>
          <w:sz w:val="24"/>
        </w:rPr>
        <w:t>28.60g</w:t>
      </w:r>
      <w:r>
        <w:rPr>
          <w:color w:val="000000"/>
          <w:sz w:val="24"/>
        </w:rPr>
        <w:t>最低，比</w:t>
      </w:r>
      <w:r>
        <w:rPr>
          <w:color w:val="000000"/>
          <w:sz w:val="24"/>
        </w:rPr>
        <w:t>P0</w:t>
      </w:r>
      <w:r>
        <w:rPr>
          <w:color w:val="000000"/>
          <w:sz w:val="24"/>
        </w:rPr>
        <w:t>下降</w:t>
      </w:r>
      <w:r>
        <w:rPr>
          <w:color w:val="000000"/>
          <w:sz w:val="24"/>
        </w:rPr>
        <w:t>5.98%</w:t>
      </w:r>
      <w:r>
        <w:rPr>
          <w:color w:val="000000"/>
          <w:sz w:val="24"/>
        </w:rPr>
        <w:t>。沅陵地区两品种千粒重整体低于长沙，且变化幅度较小。中嘉早</w:t>
      </w:r>
      <w:r>
        <w:rPr>
          <w:color w:val="000000"/>
          <w:sz w:val="24"/>
        </w:rPr>
        <w:t>17</w:t>
      </w:r>
      <w:r>
        <w:rPr>
          <w:color w:val="000000"/>
          <w:sz w:val="24"/>
        </w:rPr>
        <w:t>以</w:t>
      </w:r>
      <w:r>
        <w:rPr>
          <w:color w:val="000000"/>
          <w:sz w:val="24"/>
        </w:rPr>
        <w:t>P0</w:t>
      </w:r>
      <w:r>
        <w:rPr>
          <w:color w:val="000000"/>
          <w:sz w:val="24"/>
        </w:rPr>
        <w:t>处理最高，为</w:t>
      </w:r>
      <w:r>
        <w:rPr>
          <w:color w:val="000000"/>
          <w:sz w:val="24"/>
        </w:rPr>
        <w:t>26.01g</w:t>
      </w:r>
      <w:r>
        <w:rPr>
          <w:color w:val="000000"/>
          <w:sz w:val="24"/>
        </w:rPr>
        <w:t>，随磷肥增加略有下降，</w:t>
      </w:r>
      <w:r>
        <w:rPr>
          <w:color w:val="000000"/>
          <w:sz w:val="24"/>
        </w:rPr>
        <w:t>P60</w:t>
      </w:r>
      <w:r>
        <w:rPr>
          <w:color w:val="000000"/>
          <w:sz w:val="24"/>
        </w:rPr>
        <w:t>处理较</w:t>
      </w:r>
      <w:r>
        <w:rPr>
          <w:color w:val="000000"/>
          <w:sz w:val="24"/>
        </w:rPr>
        <w:t>P0</w:t>
      </w:r>
      <w:r>
        <w:rPr>
          <w:color w:val="000000"/>
          <w:sz w:val="24"/>
        </w:rPr>
        <w:t>降低</w:t>
      </w:r>
      <w:r>
        <w:rPr>
          <w:color w:val="000000"/>
          <w:sz w:val="24"/>
        </w:rPr>
        <w:t>4.07%</w:t>
      </w:r>
      <w:r>
        <w:rPr>
          <w:color w:val="000000"/>
          <w:sz w:val="24"/>
        </w:rPr>
        <w:t>；株两优</w:t>
      </w:r>
      <w:r>
        <w:rPr>
          <w:color w:val="000000"/>
          <w:sz w:val="24"/>
        </w:rPr>
        <w:t>4024</w:t>
      </w:r>
      <w:r>
        <w:rPr>
          <w:color w:val="000000"/>
          <w:sz w:val="24"/>
        </w:rPr>
        <w:t>在</w:t>
      </w:r>
      <w:r>
        <w:rPr>
          <w:color w:val="000000"/>
          <w:sz w:val="24"/>
        </w:rPr>
        <w:t>P60</w:t>
      </w:r>
      <w:r>
        <w:rPr>
          <w:color w:val="000000"/>
          <w:sz w:val="24"/>
        </w:rPr>
        <w:t>处理下千粒重最高，比</w:t>
      </w:r>
      <w:r>
        <w:rPr>
          <w:color w:val="000000"/>
          <w:sz w:val="24"/>
        </w:rPr>
        <w:t>P0</w:t>
      </w:r>
      <w:r>
        <w:rPr>
          <w:color w:val="000000"/>
          <w:sz w:val="24"/>
        </w:rPr>
        <w:t>提高</w:t>
      </w:r>
      <w:r>
        <w:rPr>
          <w:color w:val="000000"/>
          <w:sz w:val="24"/>
        </w:rPr>
        <w:t>5.03%</w:t>
      </w:r>
      <w:r>
        <w:rPr>
          <w:color w:val="000000"/>
          <w:sz w:val="24"/>
        </w:rPr>
        <w:t>，而</w:t>
      </w:r>
      <w:r>
        <w:rPr>
          <w:color w:val="000000"/>
          <w:sz w:val="24"/>
        </w:rPr>
        <w:t>P30</w:t>
      </w:r>
      <w:r>
        <w:rPr>
          <w:color w:val="000000"/>
          <w:sz w:val="24"/>
        </w:rPr>
        <w:t>处理最低，较</w:t>
      </w:r>
      <w:r>
        <w:rPr>
          <w:color w:val="000000"/>
          <w:sz w:val="24"/>
        </w:rPr>
        <w:t>P0</w:t>
      </w:r>
      <w:r>
        <w:rPr>
          <w:color w:val="000000"/>
          <w:sz w:val="24"/>
        </w:rPr>
        <w:t>降低</w:t>
      </w:r>
      <w:r>
        <w:rPr>
          <w:color w:val="000000"/>
          <w:sz w:val="24"/>
        </w:rPr>
        <w:t>10.35%</w:t>
      </w:r>
      <w:r>
        <w:rPr>
          <w:color w:val="000000"/>
          <w:sz w:val="24"/>
        </w:rPr>
        <w:t>。总之，不同施肥量处理对不同品种的结实率和千粒重</w:t>
      </w:r>
      <w:del w:id="68" w:author="奕霖 李" w:date="2026-05-12T20:32:00Z">
        <w:r>
          <w:rPr>
            <w:color w:val="000000"/>
            <w:sz w:val="24"/>
          </w:rPr>
          <w:delText>有不显著</w:delText>
        </w:r>
      </w:del>
      <w:r>
        <w:rPr>
          <w:color w:val="000000"/>
          <w:sz w:val="24"/>
        </w:rPr>
        <w:t>的影响</w:t>
      </w:r>
      <w:ins w:id="69" w:author="奕霖 李" w:date="2026-05-12T20:32:00Z">
        <w:r>
          <w:rPr>
            <w:color w:val="000000"/>
            <w:sz w:val="24"/>
          </w:rPr>
          <w:t>均不显著</w:t>
        </w:r>
      </w:ins>
      <w:r>
        <w:rPr>
          <w:color w:val="000000"/>
          <w:sz w:val="24"/>
        </w:rPr>
        <w:t>。</w:t>
      </w:r>
    </w:p>
    <w:tbl>
      <w:tblPr>
        <w:tblW w:w="0" w:type="auto"/>
        <w:tblBorders>
          <w:top w:val="nil"/>
          <w:left w:val="nil"/>
          <w:bottom w:val="nil"/>
          <w:right w:val="nil"/>
          <w:insideH w:val="nil"/>
          <w:insideV w:val="nil"/>
        </w:tblBorders>
        <w:tblLook w:val="04A0" w:firstRow="1" w:lastRow="0" w:firstColumn="1" w:lastColumn="0" w:noHBand="0" w:noVBand="1"/>
      </w:tblPr>
      <w:tblGrid>
        <w:gridCol w:w="4596"/>
        <w:gridCol w:w="4587"/>
      </w:tblGrid>
      <w:tr w:rsidR="0013329F" w14:paraId="27624227" w14:textId="77777777">
        <w:trPr>
          <w:cantSplit/>
        </w:trPr>
        <w:tc>
          <w:tcPr>
            <w:tcW w:w="4587" w:type="dxa"/>
          </w:tcPr>
          <w:p w14:paraId="51F7323F" w14:textId="77777777" w:rsidR="0013329F" w:rsidRDefault="003A0F90">
            <w:pPr>
              <w:autoSpaceDE w:val="0"/>
              <w:autoSpaceDN w:val="0"/>
              <w:jc w:val="center"/>
              <w:rPr>
                <w:rFonts w:ascii="宋体" w:hAnsi="宋体"/>
                <w:sz w:val="24"/>
              </w:rPr>
            </w:pPr>
            <w:r>
              <w:rPr>
                <w:noProof/>
                <w:color w:val="000000"/>
                <w:sz w:val="24"/>
              </w:rPr>
              <w:drawing>
                <wp:inline distT="0" distB="0" distL="114300" distR="114300" wp14:anchorId="2A44EBCB" wp14:editId="311684D1">
                  <wp:extent cx="2771140" cy="1664335"/>
                  <wp:effectExtent l="0" t="0" r="10160" b="12065"/>
                  <wp:docPr id="33" name="图片 5" descr="长沙结实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descr="长沙结实率"/>
                          <pic:cNvPicPr>
                            <a:picLocks noChangeAspect="1"/>
                          </pic:cNvPicPr>
                        </pic:nvPicPr>
                        <pic:blipFill>
                          <a:blip r:embed="rId35"/>
                          <a:stretch>
                            <a:fillRect/>
                          </a:stretch>
                        </pic:blipFill>
                        <pic:spPr>
                          <a:xfrm>
                            <a:off x="0" y="0"/>
                            <a:ext cx="2771140" cy="1664335"/>
                          </a:xfrm>
                          <a:prstGeom prst="rect">
                            <a:avLst/>
                          </a:prstGeom>
                        </pic:spPr>
                      </pic:pic>
                    </a:graphicData>
                  </a:graphic>
                </wp:inline>
              </w:drawing>
            </w:r>
          </w:p>
        </w:tc>
        <w:tc>
          <w:tcPr>
            <w:tcW w:w="4587" w:type="dxa"/>
          </w:tcPr>
          <w:p w14:paraId="20810CB0" w14:textId="77777777" w:rsidR="0013329F" w:rsidRDefault="003A0F90">
            <w:pPr>
              <w:keepNext/>
              <w:autoSpaceDE w:val="0"/>
              <w:autoSpaceDN w:val="0"/>
              <w:jc w:val="center"/>
              <w:rPr>
                <w:rFonts w:ascii="宋体" w:hAnsi="宋体"/>
                <w:sz w:val="24"/>
              </w:rPr>
            </w:pPr>
            <w:r>
              <w:rPr>
                <w:noProof/>
                <w:color w:val="000000"/>
                <w:sz w:val="24"/>
              </w:rPr>
              <w:drawing>
                <wp:inline distT="0" distB="0" distL="114300" distR="114300" wp14:anchorId="47F216FF" wp14:editId="2D692302">
                  <wp:extent cx="2766695" cy="1661795"/>
                  <wp:effectExtent l="0" t="0" r="1905" b="1905"/>
                  <wp:docPr id="35" name="图片 6" descr="沅陵结实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沅陵结实率"/>
                          <pic:cNvPicPr>
                            <a:picLocks noChangeAspect="1"/>
                          </pic:cNvPicPr>
                        </pic:nvPicPr>
                        <pic:blipFill>
                          <a:blip r:embed="rId36"/>
                          <a:stretch>
                            <a:fillRect/>
                          </a:stretch>
                        </pic:blipFill>
                        <pic:spPr>
                          <a:xfrm>
                            <a:off x="0" y="0"/>
                            <a:ext cx="2766695" cy="1661795"/>
                          </a:xfrm>
                          <a:prstGeom prst="rect">
                            <a:avLst/>
                          </a:prstGeom>
                        </pic:spPr>
                      </pic:pic>
                    </a:graphicData>
                  </a:graphic>
                </wp:inline>
              </w:drawing>
            </w:r>
          </w:p>
        </w:tc>
      </w:tr>
    </w:tbl>
    <w:p w14:paraId="17E61899" w14:textId="77777777" w:rsidR="0013329F" w:rsidRDefault="003A0F90">
      <w:pPr>
        <w:autoSpaceDE w:val="0"/>
        <w:autoSpaceDN w:val="0"/>
        <w:spacing w:line="400" w:lineRule="exact"/>
        <w:jc w:val="center"/>
        <w:rPr>
          <w:rFonts w:ascii="宋体" w:hAnsi="宋体"/>
          <w:sz w:val="24"/>
        </w:rPr>
      </w:pPr>
      <w:bookmarkStart w:id="70" w:name="docfit_s003_Ref3975"/>
      <w:r>
        <w:rPr>
          <w:color w:val="000000"/>
          <w:szCs w:val="21"/>
        </w:rPr>
        <w:t>图</w:t>
      </w:r>
      <w:r>
        <w:rPr>
          <w:color w:val="000000"/>
          <w:szCs w:val="21"/>
        </w:rPr>
        <w:t xml:space="preserve"> 3-5 </w:t>
      </w:r>
      <w:bookmarkEnd w:id="70"/>
      <w:r>
        <w:rPr>
          <w:color w:val="000000"/>
          <w:szCs w:val="21"/>
        </w:rPr>
        <w:t>磷肥不同施用量下水稻的结实率</w:t>
      </w:r>
    </w:p>
    <w:p w14:paraId="1ED59E56" w14:textId="77777777" w:rsidR="0013329F" w:rsidRDefault="003A0F90">
      <w:pPr>
        <w:autoSpaceDE w:val="0"/>
        <w:autoSpaceDN w:val="0"/>
        <w:spacing w:line="400" w:lineRule="exact"/>
        <w:jc w:val="center"/>
        <w:rPr>
          <w:rFonts w:ascii="宋体" w:hAnsi="宋体"/>
          <w:sz w:val="24"/>
        </w:rPr>
      </w:pPr>
      <w:r>
        <w:rPr>
          <w:color w:val="000000"/>
          <w:szCs w:val="21"/>
        </w:rPr>
        <w:t xml:space="preserve">Fig. 3-5 The seed setting rate of rice under different </w:t>
      </w:r>
      <w:r>
        <w:rPr>
          <w:color w:val="000000"/>
          <w:szCs w:val="21"/>
        </w:rPr>
        <w:t>application rates of phosphate fertilizer</w:t>
      </w:r>
    </w:p>
    <w:tbl>
      <w:tblPr>
        <w:tblW w:w="0" w:type="auto"/>
        <w:tblBorders>
          <w:top w:val="nil"/>
          <w:left w:val="nil"/>
          <w:bottom w:val="nil"/>
          <w:right w:val="nil"/>
          <w:insideH w:val="nil"/>
          <w:insideV w:val="nil"/>
        </w:tblBorders>
        <w:tblLook w:val="04A0" w:firstRow="1" w:lastRow="0" w:firstColumn="1" w:lastColumn="0" w:noHBand="0" w:noVBand="1"/>
      </w:tblPr>
      <w:tblGrid>
        <w:gridCol w:w="4596"/>
        <w:gridCol w:w="4587"/>
      </w:tblGrid>
      <w:tr w:rsidR="0013329F" w14:paraId="03F8CC60" w14:textId="77777777">
        <w:trPr>
          <w:cantSplit/>
        </w:trPr>
        <w:tc>
          <w:tcPr>
            <w:tcW w:w="4587" w:type="dxa"/>
          </w:tcPr>
          <w:p w14:paraId="1BCD6F58" w14:textId="77777777" w:rsidR="0013329F" w:rsidRDefault="003A0F90">
            <w:pPr>
              <w:autoSpaceDE w:val="0"/>
              <w:autoSpaceDN w:val="0"/>
              <w:jc w:val="center"/>
              <w:rPr>
                <w:rFonts w:ascii="宋体" w:hAnsi="宋体"/>
                <w:sz w:val="24"/>
              </w:rPr>
            </w:pPr>
            <w:r>
              <w:rPr>
                <w:noProof/>
                <w:color w:val="000000"/>
                <w:sz w:val="24"/>
              </w:rPr>
              <w:drawing>
                <wp:inline distT="0" distB="0" distL="114300" distR="114300" wp14:anchorId="3570CC8F" wp14:editId="436452B4">
                  <wp:extent cx="2772410" cy="1621155"/>
                  <wp:effectExtent l="0" t="0" r="8890" b="4445"/>
                  <wp:docPr id="37" name="图片 7" descr="长沙千粒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长沙千粒重"/>
                          <pic:cNvPicPr>
                            <a:picLocks noChangeAspect="1"/>
                          </pic:cNvPicPr>
                        </pic:nvPicPr>
                        <pic:blipFill>
                          <a:blip r:embed="rId37"/>
                          <a:stretch>
                            <a:fillRect/>
                          </a:stretch>
                        </pic:blipFill>
                        <pic:spPr>
                          <a:xfrm>
                            <a:off x="0" y="0"/>
                            <a:ext cx="2772410" cy="1621155"/>
                          </a:xfrm>
                          <a:prstGeom prst="rect">
                            <a:avLst/>
                          </a:prstGeom>
                        </pic:spPr>
                      </pic:pic>
                    </a:graphicData>
                  </a:graphic>
                </wp:inline>
              </w:drawing>
            </w:r>
          </w:p>
        </w:tc>
        <w:tc>
          <w:tcPr>
            <w:tcW w:w="4587" w:type="dxa"/>
          </w:tcPr>
          <w:p w14:paraId="292ABD9A" w14:textId="77777777" w:rsidR="0013329F" w:rsidRDefault="003A0F90">
            <w:pPr>
              <w:keepNext/>
              <w:autoSpaceDE w:val="0"/>
              <w:autoSpaceDN w:val="0"/>
              <w:jc w:val="center"/>
              <w:rPr>
                <w:rFonts w:ascii="宋体" w:hAnsi="宋体"/>
                <w:sz w:val="24"/>
              </w:rPr>
            </w:pPr>
            <w:r>
              <w:rPr>
                <w:noProof/>
                <w:color w:val="000000"/>
                <w:sz w:val="24"/>
              </w:rPr>
              <w:drawing>
                <wp:inline distT="0" distB="0" distL="114300" distR="114300" wp14:anchorId="7AC5AB8A" wp14:editId="0C52B968">
                  <wp:extent cx="2766695" cy="1661795"/>
                  <wp:effectExtent l="0" t="0" r="1905" b="1905"/>
                  <wp:docPr id="39" name="图片 8" descr="沅陵千粒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descr="沅陵千粒重"/>
                          <pic:cNvPicPr>
                            <a:picLocks noChangeAspect="1"/>
                          </pic:cNvPicPr>
                        </pic:nvPicPr>
                        <pic:blipFill>
                          <a:blip r:embed="rId38"/>
                          <a:stretch>
                            <a:fillRect/>
                          </a:stretch>
                        </pic:blipFill>
                        <pic:spPr>
                          <a:xfrm>
                            <a:off x="0" y="0"/>
                            <a:ext cx="2766695" cy="1661795"/>
                          </a:xfrm>
                          <a:prstGeom prst="rect">
                            <a:avLst/>
                          </a:prstGeom>
                        </pic:spPr>
                      </pic:pic>
                    </a:graphicData>
                  </a:graphic>
                </wp:inline>
              </w:drawing>
            </w:r>
          </w:p>
        </w:tc>
      </w:tr>
    </w:tbl>
    <w:p w14:paraId="38020AC7" w14:textId="77777777" w:rsidR="0013329F" w:rsidRDefault="003A0F90">
      <w:pPr>
        <w:autoSpaceDE w:val="0"/>
        <w:autoSpaceDN w:val="0"/>
        <w:spacing w:line="400" w:lineRule="exact"/>
        <w:jc w:val="center"/>
        <w:rPr>
          <w:rFonts w:ascii="宋体" w:hAnsi="宋体"/>
          <w:sz w:val="24"/>
        </w:rPr>
      </w:pPr>
      <w:bookmarkStart w:id="71" w:name="docfit_s003_Ref4076"/>
      <w:r>
        <w:rPr>
          <w:color w:val="000000"/>
          <w:szCs w:val="21"/>
        </w:rPr>
        <w:t>图</w:t>
      </w:r>
      <w:r>
        <w:rPr>
          <w:color w:val="000000"/>
          <w:szCs w:val="21"/>
        </w:rPr>
        <w:t xml:space="preserve"> 3-6 </w:t>
      </w:r>
      <w:bookmarkEnd w:id="71"/>
      <w:r>
        <w:rPr>
          <w:color w:val="000000"/>
          <w:szCs w:val="21"/>
        </w:rPr>
        <w:t>磷肥不同施用量下水稻的千粒重</w:t>
      </w:r>
    </w:p>
    <w:p w14:paraId="7894D7FE" w14:textId="77777777" w:rsidR="0013329F" w:rsidRDefault="003A0F90">
      <w:pPr>
        <w:autoSpaceDE w:val="0"/>
        <w:autoSpaceDN w:val="0"/>
        <w:spacing w:line="400" w:lineRule="exact"/>
        <w:jc w:val="center"/>
        <w:rPr>
          <w:rFonts w:ascii="宋体" w:hAnsi="宋体"/>
          <w:sz w:val="24"/>
        </w:rPr>
      </w:pPr>
      <w:r>
        <w:rPr>
          <w:color w:val="000000"/>
          <w:szCs w:val="21"/>
        </w:rPr>
        <w:t>Fig. 3-6 Thousand grain weight of rice under different application rates of phosphate fertilizer</w:t>
      </w:r>
    </w:p>
    <w:p w14:paraId="196F85FD" w14:textId="77777777" w:rsidR="0013329F" w:rsidRDefault="003A0F90">
      <w:pPr>
        <w:keepNext/>
        <w:keepLines/>
        <w:autoSpaceDE w:val="0"/>
        <w:autoSpaceDN w:val="0"/>
        <w:spacing w:line="400" w:lineRule="exact"/>
        <w:jc w:val="center"/>
        <w:rPr>
          <w:rFonts w:ascii="宋体" w:hAnsi="宋体"/>
          <w:sz w:val="24"/>
        </w:rPr>
      </w:pPr>
      <w:bookmarkStart w:id="72" w:name="docfit_s003_Ref229423636"/>
      <w:r>
        <w:rPr>
          <w:color w:val="000000"/>
          <w:szCs w:val="21"/>
        </w:rPr>
        <w:t>表</w:t>
      </w:r>
      <w:r>
        <w:rPr>
          <w:color w:val="000000"/>
          <w:szCs w:val="21"/>
        </w:rPr>
        <w:t xml:space="preserve"> 3-1 </w:t>
      </w:r>
      <w:r>
        <w:rPr>
          <w:color w:val="000000"/>
          <w:szCs w:val="21"/>
        </w:rPr>
        <w:t>不同磷肥施用量下水稻的产量性状</w:t>
      </w:r>
      <w:bookmarkEnd w:id="72"/>
    </w:p>
    <w:p w14:paraId="4AE224EF" w14:textId="77777777" w:rsidR="0013329F" w:rsidRDefault="003A0F90">
      <w:pPr>
        <w:keepNext/>
        <w:keepLines/>
        <w:autoSpaceDE w:val="0"/>
        <w:autoSpaceDN w:val="0"/>
        <w:spacing w:line="400" w:lineRule="exact"/>
        <w:jc w:val="center"/>
        <w:rPr>
          <w:rFonts w:ascii="宋体" w:hAnsi="宋体"/>
          <w:sz w:val="24"/>
        </w:rPr>
      </w:pPr>
      <w:r>
        <w:rPr>
          <w:color w:val="000000"/>
          <w:szCs w:val="21"/>
        </w:rPr>
        <w:t>Table 3-1 Yield traits of rice under different phosphorus fertilizer application rates</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610"/>
        <w:gridCol w:w="1495"/>
        <w:gridCol w:w="1495"/>
        <w:gridCol w:w="1495"/>
        <w:gridCol w:w="1495"/>
        <w:gridCol w:w="1495"/>
      </w:tblGrid>
      <w:tr w:rsidR="0013329F" w14:paraId="42404E0A" w14:textId="77777777">
        <w:trPr>
          <w:cantSplit/>
          <w:trHeight w:val="280"/>
          <w:tblHeader/>
          <w:jc w:val="center"/>
        </w:trPr>
        <w:tc>
          <w:tcPr>
            <w:tcW w:w="1610" w:type="dxa"/>
            <w:tcBorders>
              <w:bottom w:val="single" w:sz="4" w:space="0" w:color="000000"/>
            </w:tcBorders>
          </w:tcPr>
          <w:p w14:paraId="5E4314BA" w14:textId="77777777" w:rsidR="0013329F" w:rsidRDefault="003A0F90">
            <w:pPr>
              <w:autoSpaceDE w:val="0"/>
              <w:autoSpaceDN w:val="0"/>
              <w:spacing w:line="300" w:lineRule="exact"/>
              <w:jc w:val="center"/>
              <w:rPr>
                <w:rFonts w:ascii="宋体" w:hAnsi="宋体"/>
                <w:sz w:val="24"/>
              </w:rPr>
            </w:pPr>
            <w:r>
              <w:rPr>
                <w:color w:val="000000"/>
                <w:szCs w:val="21"/>
              </w:rPr>
              <w:t xml:space="preserve"> </w:t>
            </w:r>
          </w:p>
        </w:tc>
        <w:tc>
          <w:tcPr>
            <w:tcW w:w="1495" w:type="dxa"/>
            <w:tcBorders>
              <w:bottom w:val="single" w:sz="4" w:space="0" w:color="000000"/>
            </w:tcBorders>
          </w:tcPr>
          <w:p w14:paraId="146B09D4" w14:textId="77777777" w:rsidR="0013329F" w:rsidRDefault="003A0F90">
            <w:pPr>
              <w:autoSpaceDE w:val="0"/>
              <w:autoSpaceDN w:val="0"/>
              <w:spacing w:line="300" w:lineRule="exact"/>
              <w:jc w:val="center"/>
              <w:rPr>
                <w:rFonts w:ascii="宋体" w:hAnsi="宋体"/>
                <w:sz w:val="24"/>
              </w:rPr>
            </w:pPr>
            <w:r>
              <w:rPr>
                <w:color w:val="000000"/>
                <w:szCs w:val="21"/>
              </w:rPr>
              <w:t>处理</w:t>
            </w:r>
          </w:p>
        </w:tc>
        <w:tc>
          <w:tcPr>
            <w:tcW w:w="1495" w:type="dxa"/>
            <w:tcBorders>
              <w:bottom w:val="single" w:sz="4" w:space="0" w:color="000000"/>
            </w:tcBorders>
            <w:noWrap/>
          </w:tcPr>
          <w:p w14:paraId="026EEEDF" w14:textId="77777777" w:rsidR="0013329F" w:rsidRDefault="003A0F90">
            <w:pPr>
              <w:autoSpaceDE w:val="0"/>
              <w:autoSpaceDN w:val="0"/>
              <w:spacing w:line="300" w:lineRule="exact"/>
              <w:jc w:val="center"/>
              <w:rPr>
                <w:rFonts w:ascii="宋体" w:hAnsi="宋体"/>
                <w:sz w:val="24"/>
              </w:rPr>
            </w:pPr>
            <w:r>
              <w:rPr>
                <w:color w:val="000000"/>
                <w:szCs w:val="21"/>
              </w:rPr>
              <w:t>有效穗数</w:t>
            </w:r>
            <w:r>
              <w:rPr>
                <w:color w:val="000000"/>
                <w:szCs w:val="21"/>
              </w:rPr>
              <w:t>(×10</w:t>
            </w:r>
            <w:r>
              <w:rPr>
                <w:color w:val="000000"/>
                <w:szCs w:val="21"/>
                <w:vertAlign w:val="superscript"/>
              </w:rPr>
              <w:t>5</w:t>
            </w:r>
            <w:r>
              <w:rPr>
                <w:color w:val="000000"/>
                <w:szCs w:val="21"/>
              </w:rPr>
              <w:t>/hm</w:t>
            </w:r>
            <w:r>
              <w:rPr>
                <w:color w:val="000000"/>
                <w:szCs w:val="21"/>
                <w:vertAlign w:val="superscript"/>
              </w:rPr>
              <w:t>2</w:t>
            </w:r>
            <w:r>
              <w:rPr>
                <w:color w:val="000000"/>
                <w:szCs w:val="21"/>
              </w:rPr>
              <w:t>)</w:t>
            </w:r>
          </w:p>
        </w:tc>
        <w:tc>
          <w:tcPr>
            <w:tcW w:w="1495" w:type="dxa"/>
            <w:tcBorders>
              <w:bottom w:val="single" w:sz="4" w:space="0" w:color="000000"/>
            </w:tcBorders>
            <w:noWrap/>
          </w:tcPr>
          <w:p w14:paraId="0737D1BE" w14:textId="77777777" w:rsidR="0013329F" w:rsidRDefault="003A0F90">
            <w:pPr>
              <w:autoSpaceDE w:val="0"/>
              <w:autoSpaceDN w:val="0"/>
              <w:spacing w:line="300" w:lineRule="exact"/>
              <w:jc w:val="center"/>
              <w:rPr>
                <w:rFonts w:ascii="宋体" w:hAnsi="宋体"/>
                <w:sz w:val="24"/>
              </w:rPr>
            </w:pPr>
            <w:r>
              <w:rPr>
                <w:color w:val="000000"/>
                <w:szCs w:val="21"/>
              </w:rPr>
              <w:t>每穗粒数</w:t>
            </w:r>
          </w:p>
        </w:tc>
        <w:tc>
          <w:tcPr>
            <w:tcW w:w="1495" w:type="dxa"/>
            <w:tcBorders>
              <w:bottom w:val="single" w:sz="4" w:space="0" w:color="000000"/>
            </w:tcBorders>
            <w:noWrap/>
          </w:tcPr>
          <w:p w14:paraId="76D58D4A" w14:textId="77777777" w:rsidR="0013329F" w:rsidRDefault="003A0F90">
            <w:pPr>
              <w:autoSpaceDE w:val="0"/>
              <w:autoSpaceDN w:val="0"/>
              <w:spacing w:line="300" w:lineRule="exact"/>
              <w:jc w:val="center"/>
              <w:rPr>
                <w:rFonts w:ascii="宋体" w:hAnsi="宋体"/>
                <w:sz w:val="24"/>
              </w:rPr>
            </w:pPr>
            <w:r>
              <w:rPr>
                <w:color w:val="000000"/>
                <w:szCs w:val="21"/>
              </w:rPr>
              <w:t>结实率（</w:t>
            </w:r>
            <w:r>
              <w:rPr>
                <w:color w:val="000000"/>
                <w:szCs w:val="21"/>
              </w:rPr>
              <w:t>%</w:t>
            </w:r>
            <w:r>
              <w:rPr>
                <w:color w:val="000000"/>
                <w:szCs w:val="21"/>
              </w:rPr>
              <w:t>）</w:t>
            </w:r>
          </w:p>
        </w:tc>
        <w:tc>
          <w:tcPr>
            <w:tcW w:w="1495" w:type="dxa"/>
            <w:tcBorders>
              <w:bottom w:val="single" w:sz="4" w:space="0" w:color="000000"/>
            </w:tcBorders>
            <w:noWrap/>
          </w:tcPr>
          <w:p w14:paraId="6A497431" w14:textId="77777777" w:rsidR="0013329F" w:rsidRDefault="003A0F90">
            <w:pPr>
              <w:autoSpaceDE w:val="0"/>
              <w:autoSpaceDN w:val="0"/>
              <w:spacing w:line="300" w:lineRule="exact"/>
              <w:jc w:val="center"/>
              <w:rPr>
                <w:rFonts w:ascii="宋体" w:hAnsi="宋体"/>
                <w:sz w:val="24"/>
              </w:rPr>
            </w:pPr>
            <w:r>
              <w:rPr>
                <w:color w:val="000000"/>
                <w:szCs w:val="21"/>
              </w:rPr>
              <w:t>千粒重（</w:t>
            </w:r>
            <w:r>
              <w:rPr>
                <w:color w:val="000000"/>
                <w:szCs w:val="21"/>
              </w:rPr>
              <w:t>g</w:t>
            </w:r>
            <w:r>
              <w:rPr>
                <w:color w:val="000000"/>
                <w:szCs w:val="21"/>
              </w:rPr>
              <w:t>）</w:t>
            </w:r>
          </w:p>
        </w:tc>
      </w:tr>
      <w:tr w:rsidR="0013329F" w14:paraId="494C7431" w14:textId="77777777">
        <w:trPr>
          <w:cantSplit/>
          <w:trHeight w:val="280"/>
          <w:jc w:val="center"/>
        </w:trPr>
        <w:tc>
          <w:tcPr>
            <w:tcW w:w="1610" w:type="dxa"/>
          </w:tcPr>
          <w:p w14:paraId="4D6E034F" w14:textId="77777777" w:rsidR="0013329F" w:rsidRDefault="003A0F90">
            <w:pPr>
              <w:autoSpaceDE w:val="0"/>
              <w:autoSpaceDN w:val="0"/>
              <w:spacing w:line="300" w:lineRule="exact"/>
              <w:jc w:val="center"/>
              <w:rPr>
                <w:rFonts w:ascii="宋体" w:hAnsi="宋体"/>
                <w:sz w:val="24"/>
              </w:rPr>
            </w:pPr>
            <w:r>
              <w:rPr>
                <w:color w:val="000000"/>
                <w:szCs w:val="21"/>
              </w:rPr>
              <w:t>长沙</w:t>
            </w:r>
            <w:r>
              <w:rPr>
                <w:color w:val="000000"/>
                <w:szCs w:val="21"/>
              </w:rPr>
              <w:t>-</w:t>
            </w:r>
            <w:r>
              <w:rPr>
                <w:color w:val="000000"/>
                <w:szCs w:val="21"/>
              </w:rPr>
              <w:t>中嘉早</w:t>
            </w:r>
            <w:r>
              <w:rPr>
                <w:color w:val="000000"/>
                <w:szCs w:val="21"/>
              </w:rPr>
              <w:t>17</w:t>
            </w:r>
          </w:p>
        </w:tc>
        <w:tc>
          <w:tcPr>
            <w:tcW w:w="1495" w:type="dxa"/>
          </w:tcPr>
          <w:p w14:paraId="1BFE2AB5" w14:textId="77777777" w:rsidR="0013329F" w:rsidRDefault="003A0F90">
            <w:pPr>
              <w:autoSpaceDE w:val="0"/>
              <w:autoSpaceDN w:val="0"/>
              <w:spacing w:line="300" w:lineRule="exact"/>
              <w:jc w:val="center"/>
              <w:rPr>
                <w:rFonts w:ascii="宋体" w:hAnsi="宋体"/>
                <w:sz w:val="24"/>
              </w:rPr>
            </w:pPr>
            <w:r>
              <w:rPr>
                <w:color w:val="000000"/>
                <w:szCs w:val="21"/>
              </w:rPr>
              <w:t>P0</w:t>
            </w:r>
          </w:p>
        </w:tc>
        <w:tc>
          <w:tcPr>
            <w:tcW w:w="1495" w:type="dxa"/>
            <w:noWrap/>
          </w:tcPr>
          <w:p w14:paraId="77089769" w14:textId="77777777" w:rsidR="0013329F" w:rsidRDefault="003A0F90">
            <w:pPr>
              <w:autoSpaceDE w:val="0"/>
              <w:autoSpaceDN w:val="0"/>
              <w:spacing w:line="300" w:lineRule="exact"/>
              <w:jc w:val="center"/>
              <w:rPr>
                <w:rFonts w:ascii="宋体" w:hAnsi="宋体"/>
                <w:sz w:val="24"/>
              </w:rPr>
            </w:pPr>
            <w:r>
              <w:rPr>
                <w:color w:val="000000"/>
                <w:szCs w:val="21"/>
              </w:rPr>
              <w:t>25.51±3.62a</w:t>
            </w:r>
          </w:p>
        </w:tc>
        <w:tc>
          <w:tcPr>
            <w:tcW w:w="1495" w:type="dxa"/>
            <w:noWrap/>
          </w:tcPr>
          <w:p w14:paraId="7F106ACE" w14:textId="77777777" w:rsidR="0013329F" w:rsidRDefault="003A0F90">
            <w:pPr>
              <w:autoSpaceDE w:val="0"/>
              <w:autoSpaceDN w:val="0"/>
              <w:spacing w:line="300" w:lineRule="exact"/>
              <w:jc w:val="center"/>
              <w:rPr>
                <w:rFonts w:ascii="宋体" w:hAnsi="宋体"/>
                <w:sz w:val="24"/>
              </w:rPr>
            </w:pPr>
            <w:r>
              <w:rPr>
                <w:color w:val="000000"/>
                <w:szCs w:val="21"/>
              </w:rPr>
              <w:t>137.68±8.39a</w:t>
            </w:r>
          </w:p>
        </w:tc>
        <w:tc>
          <w:tcPr>
            <w:tcW w:w="1495" w:type="dxa"/>
            <w:noWrap/>
          </w:tcPr>
          <w:p w14:paraId="6EA6B8E9" w14:textId="77777777" w:rsidR="0013329F" w:rsidRDefault="003A0F90">
            <w:pPr>
              <w:autoSpaceDE w:val="0"/>
              <w:autoSpaceDN w:val="0"/>
              <w:spacing w:line="300" w:lineRule="exact"/>
              <w:jc w:val="center"/>
              <w:rPr>
                <w:rFonts w:ascii="宋体" w:hAnsi="宋体"/>
                <w:sz w:val="24"/>
              </w:rPr>
            </w:pPr>
            <w:r>
              <w:rPr>
                <w:color w:val="000000"/>
                <w:szCs w:val="21"/>
              </w:rPr>
              <w:t>75.82±4.21a</w:t>
            </w:r>
          </w:p>
        </w:tc>
        <w:tc>
          <w:tcPr>
            <w:tcW w:w="1495" w:type="dxa"/>
            <w:noWrap/>
          </w:tcPr>
          <w:p w14:paraId="7D86816B" w14:textId="77777777" w:rsidR="0013329F" w:rsidRDefault="003A0F90">
            <w:pPr>
              <w:autoSpaceDE w:val="0"/>
              <w:autoSpaceDN w:val="0"/>
              <w:spacing w:line="300" w:lineRule="exact"/>
              <w:jc w:val="center"/>
              <w:rPr>
                <w:rFonts w:ascii="宋体" w:hAnsi="宋体"/>
                <w:sz w:val="24"/>
              </w:rPr>
            </w:pPr>
            <w:r>
              <w:rPr>
                <w:color w:val="000000"/>
                <w:szCs w:val="21"/>
              </w:rPr>
              <w:t>25.73±1.15a</w:t>
            </w:r>
          </w:p>
        </w:tc>
      </w:tr>
      <w:tr w:rsidR="0013329F" w14:paraId="18761FB9" w14:textId="77777777">
        <w:trPr>
          <w:cantSplit/>
          <w:trHeight w:val="280"/>
          <w:jc w:val="center"/>
        </w:trPr>
        <w:tc>
          <w:tcPr>
            <w:tcW w:w="1610" w:type="dxa"/>
          </w:tcPr>
          <w:p w14:paraId="241F9ECA" w14:textId="77777777" w:rsidR="0013329F" w:rsidRDefault="0013329F">
            <w:pPr>
              <w:autoSpaceDE w:val="0"/>
              <w:autoSpaceDN w:val="0"/>
              <w:spacing w:line="300" w:lineRule="exact"/>
              <w:jc w:val="center"/>
              <w:rPr>
                <w:rFonts w:ascii="宋体" w:hAnsi="宋体"/>
                <w:sz w:val="24"/>
              </w:rPr>
            </w:pPr>
          </w:p>
        </w:tc>
        <w:tc>
          <w:tcPr>
            <w:tcW w:w="1495" w:type="dxa"/>
          </w:tcPr>
          <w:p w14:paraId="66B3949F" w14:textId="77777777" w:rsidR="0013329F" w:rsidRDefault="003A0F90">
            <w:pPr>
              <w:autoSpaceDE w:val="0"/>
              <w:autoSpaceDN w:val="0"/>
              <w:spacing w:line="300" w:lineRule="exact"/>
              <w:jc w:val="center"/>
              <w:rPr>
                <w:rFonts w:ascii="宋体" w:hAnsi="宋体"/>
                <w:sz w:val="24"/>
              </w:rPr>
            </w:pPr>
            <w:r>
              <w:rPr>
                <w:color w:val="000000"/>
                <w:szCs w:val="21"/>
              </w:rPr>
              <w:t>P30</w:t>
            </w:r>
          </w:p>
        </w:tc>
        <w:tc>
          <w:tcPr>
            <w:tcW w:w="1495" w:type="dxa"/>
            <w:noWrap/>
          </w:tcPr>
          <w:p w14:paraId="001A27F0" w14:textId="77777777" w:rsidR="0013329F" w:rsidRDefault="003A0F90">
            <w:pPr>
              <w:autoSpaceDE w:val="0"/>
              <w:autoSpaceDN w:val="0"/>
              <w:spacing w:line="300" w:lineRule="exact"/>
              <w:jc w:val="center"/>
              <w:rPr>
                <w:rFonts w:ascii="宋体" w:hAnsi="宋体"/>
                <w:sz w:val="24"/>
              </w:rPr>
            </w:pPr>
            <w:r>
              <w:rPr>
                <w:color w:val="000000"/>
                <w:szCs w:val="21"/>
              </w:rPr>
              <w:t>23.25±3.05a</w:t>
            </w:r>
          </w:p>
        </w:tc>
        <w:tc>
          <w:tcPr>
            <w:tcW w:w="1495" w:type="dxa"/>
            <w:noWrap/>
          </w:tcPr>
          <w:p w14:paraId="5DC4CC37" w14:textId="77777777" w:rsidR="0013329F" w:rsidRDefault="003A0F90">
            <w:pPr>
              <w:autoSpaceDE w:val="0"/>
              <w:autoSpaceDN w:val="0"/>
              <w:spacing w:line="300" w:lineRule="exact"/>
              <w:jc w:val="center"/>
              <w:rPr>
                <w:rFonts w:ascii="宋体" w:hAnsi="宋体"/>
                <w:sz w:val="24"/>
              </w:rPr>
            </w:pPr>
            <w:r>
              <w:rPr>
                <w:color w:val="000000"/>
                <w:szCs w:val="21"/>
              </w:rPr>
              <w:t>151.50±9.49a</w:t>
            </w:r>
          </w:p>
        </w:tc>
        <w:tc>
          <w:tcPr>
            <w:tcW w:w="1495" w:type="dxa"/>
            <w:noWrap/>
          </w:tcPr>
          <w:p w14:paraId="1076F3E6" w14:textId="77777777" w:rsidR="0013329F" w:rsidRDefault="003A0F90">
            <w:pPr>
              <w:autoSpaceDE w:val="0"/>
              <w:autoSpaceDN w:val="0"/>
              <w:spacing w:line="300" w:lineRule="exact"/>
              <w:jc w:val="center"/>
              <w:rPr>
                <w:rFonts w:ascii="宋体" w:hAnsi="宋体"/>
                <w:sz w:val="24"/>
              </w:rPr>
            </w:pPr>
            <w:r>
              <w:rPr>
                <w:color w:val="000000"/>
                <w:szCs w:val="21"/>
              </w:rPr>
              <w:t>80.51±7.68a</w:t>
            </w:r>
          </w:p>
        </w:tc>
        <w:tc>
          <w:tcPr>
            <w:tcW w:w="1495" w:type="dxa"/>
            <w:noWrap/>
          </w:tcPr>
          <w:p w14:paraId="418EE10F" w14:textId="77777777" w:rsidR="0013329F" w:rsidRDefault="003A0F90">
            <w:pPr>
              <w:autoSpaceDE w:val="0"/>
              <w:autoSpaceDN w:val="0"/>
              <w:spacing w:line="300" w:lineRule="exact"/>
              <w:jc w:val="center"/>
              <w:rPr>
                <w:rFonts w:ascii="宋体" w:hAnsi="宋体"/>
                <w:sz w:val="24"/>
              </w:rPr>
            </w:pPr>
            <w:r>
              <w:rPr>
                <w:color w:val="000000"/>
                <w:szCs w:val="21"/>
              </w:rPr>
              <w:t>26.62±0.86a</w:t>
            </w:r>
          </w:p>
        </w:tc>
      </w:tr>
      <w:tr w:rsidR="0013329F" w14:paraId="6729E455" w14:textId="77777777">
        <w:trPr>
          <w:cantSplit/>
          <w:trHeight w:val="280"/>
          <w:jc w:val="center"/>
        </w:trPr>
        <w:tc>
          <w:tcPr>
            <w:tcW w:w="1610" w:type="dxa"/>
          </w:tcPr>
          <w:p w14:paraId="3F512E7F" w14:textId="77777777" w:rsidR="0013329F" w:rsidRDefault="0013329F">
            <w:pPr>
              <w:autoSpaceDE w:val="0"/>
              <w:autoSpaceDN w:val="0"/>
              <w:spacing w:line="300" w:lineRule="exact"/>
              <w:jc w:val="center"/>
              <w:rPr>
                <w:rFonts w:ascii="宋体" w:hAnsi="宋体"/>
                <w:sz w:val="24"/>
              </w:rPr>
            </w:pPr>
          </w:p>
        </w:tc>
        <w:tc>
          <w:tcPr>
            <w:tcW w:w="1495" w:type="dxa"/>
          </w:tcPr>
          <w:p w14:paraId="223E980E" w14:textId="77777777" w:rsidR="0013329F" w:rsidRDefault="003A0F90">
            <w:pPr>
              <w:autoSpaceDE w:val="0"/>
              <w:autoSpaceDN w:val="0"/>
              <w:spacing w:line="300" w:lineRule="exact"/>
              <w:jc w:val="center"/>
              <w:rPr>
                <w:rFonts w:ascii="宋体" w:hAnsi="宋体"/>
                <w:sz w:val="24"/>
              </w:rPr>
            </w:pPr>
            <w:r>
              <w:rPr>
                <w:color w:val="000000"/>
                <w:szCs w:val="21"/>
              </w:rPr>
              <w:t>P60</w:t>
            </w:r>
          </w:p>
        </w:tc>
        <w:tc>
          <w:tcPr>
            <w:tcW w:w="1495" w:type="dxa"/>
            <w:noWrap/>
          </w:tcPr>
          <w:p w14:paraId="2A59BA2F" w14:textId="77777777" w:rsidR="0013329F" w:rsidRDefault="003A0F90">
            <w:pPr>
              <w:autoSpaceDE w:val="0"/>
              <w:autoSpaceDN w:val="0"/>
              <w:spacing w:line="300" w:lineRule="exact"/>
              <w:jc w:val="center"/>
              <w:rPr>
                <w:rFonts w:ascii="宋体" w:hAnsi="宋体"/>
                <w:sz w:val="24"/>
              </w:rPr>
            </w:pPr>
            <w:r>
              <w:rPr>
                <w:color w:val="000000"/>
                <w:szCs w:val="21"/>
              </w:rPr>
              <w:t>24.54±2.86a</w:t>
            </w:r>
          </w:p>
        </w:tc>
        <w:tc>
          <w:tcPr>
            <w:tcW w:w="1495" w:type="dxa"/>
            <w:noWrap/>
          </w:tcPr>
          <w:p w14:paraId="14DF1E0E" w14:textId="77777777" w:rsidR="0013329F" w:rsidRDefault="003A0F90">
            <w:pPr>
              <w:autoSpaceDE w:val="0"/>
              <w:autoSpaceDN w:val="0"/>
              <w:spacing w:line="300" w:lineRule="exact"/>
              <w:jc w:val="center"/>
              <w:rPr>
                <w:rFonts w:ascii="宋体" w:hAnsi="宋体"/>
                <w:sz w:val="24"/>
              </w:rPr>
            </w:pPr>
            <w:r>
              <w:rPr>
                <w:color w:val="000000"/>
                <w:szCs w:val="21"/>
              </w:rPr>
              <w:t>136.98±4.86a</w:t>
            </w:r>
          </w:p>
        </w:tc>
        <w:tc>
          <w:tcPr>
            <w:tcW w:w="1495" w:type="dxa"/>
            <w:noWrap/>
          </w:tcPr>
          <w:p w14:paraId="6BD4F713" w14:textId="77777777" w:rsidR="0013329F" w:rsidRDefault="003A0F90">
            <w:pPr>
              <w:autoSpaceDE w:val="0"/>
              <w:autoSpaceDN w:val="0"/>
              <w:spacing w:line="300" w:lineRule="exact"/>
              <w:jc w:val="center"/>
              <w:rPr>
                <w:rFonts w:ascii="宋体" w:hAnsi="宋体"/>
                <w:sz w:val="24"/>
              </w:rPr>
            </w:pPr>
            <w:r>
              <w:rPr>
                <w:color w:val="000000"/>
                <w:szCs w:val="21"/>
              </w:rPr>
              <w:t>74.56±8.61a</w:t>
            </w:r>
          </w:p>
        </w:tc>
        <w:tc>
          <w:tcPr>
            <w:tcW w:w="1495" w:type="dxa"/>
            <w:noWrap/>
          </w:tcPr>
          <w:p w14:paraId="7B90F351" w14:textId="77777777" w:rsidR="0013329F" w:rsidRDefault="003A0F90">
            <w:pPr>
              <w:autoSpaceDE w:val="0"/>
              <w:autoSpaceDN w:val="0"/>
              <w:spacing w:line="300" w:lineRule="exact"/>
              <w:jc w:val="center"/>
              <w:rPr>
                <w:rFonts w:ascii="宋体" w:hAnsi="宋体"/>
                <w:sz w:val="24"/>
              </w:rPr>
            </w:pPr>
            <w:r>
              <w:rPr>
                <w:color w:val="000000"/>
                <w:szCs w:val="21"/>
              </w:rPr>
              <w:t>24.17±1.68a</w:t>
            </w:r>
          </w:p>
        </w:tc>
      </w:tr>
      <w:tr w:rsidR="0013329F" w14:paraId="6AEF0A93" w14:textId="77777777">
        <w:trPr>
          <w:cantSplit/>
          <w:trHeight w:val="280"/>
          <w:jc w:val="center"/>
        </w:trPr>
        <w:tc>
          <w:tcPr>
            <w:tcW w:w="1610" w:type="dxa"/>
          </w:tcPr>
          <w:p w14:paraId="7093EA8D" w14:textId="77777777" w:rsidR="0013329F" w:rsidRDefault="0013329F">
            <w:pPr>
              <w:autoSpaceDE w:val="0"/>
              <w:autoSpaceDN w:val="0"/>
              <w:spacing w:line="300" w:lineRule="exact"/>
              <w:jc w:val="center"/>
              <w:rPr>
                <w:rFonts w:ascii="宋体" w:hAnsi="宋体"/>
                <w:sz w:val="24"/>
              </w:rPr>
            </w:pPr>
          </w:p>
        </w:tc>
        <w:tc>
          <w:tcPr>
            <w:tcW w:w="1495" w:type="dxa"/>
          </w:tcPr>
          <w:p w14:paraId="5DC1CBD7" w14:textId="77777777" w:rsidR="0013329F" w:rsidRDefault="003A0F90">
            <w:pPr>
              <w:autoSpaceDE w:val="0"/>
              <w:autoSpaceDN w:val="0"/>
              <w:spacing w:line="300" w:lineRule="exact"/>
              <w:jc w:val="center"/>
              <w:rPr>
                <w:rFonts w:ascii="宋体" w:hAnsi="宋体"/>
                <w:sz w:val="24"/>
              </w:rPr>
            </w:pPr>
            <w:r>
              <w:rPr>
                <w:color w:val="000000"/>
                <w:szCs w:val="21"/>
              </w:rPr>
              <w:t>P90</w:t>
            </w:r>
          </w:p>
        </w:tc>
        <w:tc>
          <w:tcPr>
            <w:tcW w:w="1495" w:type="dxa"/>
            <w:noWrap/>
          </w:tcPr>
          <w:p w14:paraId="3795E0C4" w14:textId="77777777" w:rsidR="0013329F" w:rsidRDefault="003A0F90">
            <w:pPr>
              <w:autoSpaceDE w:val="0"/>
              <w:autoSpaceDN w:val="0"/>
              <w:spacing w:line="300" w:lineRule="exact"/>
              <w:jc w:val="center"/>
              <w:rPr>
                <w:rFonts w:ascii="宋体" w:hAnsi="宋体"/>
                <w:sz w:val="24"/>
              </w:rPr>
            </w:pPr>
            <w:r>
              <w:rPr>
                <w:color w:val="000000"/>
                <w:szCs w:val="21"/>
              </w:rPr>
              <w:t>24.69±1.07a</w:t>
            </w:r>
          </w:p>
        </w:tc>
        <w:tc>
          <w:tcPr>
            <w:tcW w:w="1495" w:type="dxa"/>
            <w:noWrap/>
          </w:tcPr>
          <w:p w14:paraId="4D97D6BF" w14:textId="77777777" w:rsidR="0013329F" w:rsidRDefault="003A0F90">
            <w:pPr>
              <w:autoSpaceDE w:val="0"/>
              <w:autoSpaceDN w:val="0"/>
              <w:spacing w:line="300" w:lineRule="exact"/>
              <w:jc w:val="center"/>
              <w:rPr>
                <w:rFonts w:ascii="宋体" w:hAnsi="宋体"/>
                <w:sz w:val="24"/>
              </w:rPr>
            </w:pPr>
            <w:r>
              <w:rPr>
                <w:color w:val="000000"/>
                <w:szCs w:val="21"/>
              </w:rPr>
              <w:t>136.35±5.15a</w:t>
            </w:r>
          </w:p>
        </w:tc>
        <w:tc>
          <w:tcPr>
            <w:tcW w:w="1495" w:type="dxa"/>
            <w:noWrap/>
          </w:tcPr>
          <w:p w14:paraId="75EDB0FA" w14:textId="77777777" w:rsidR="0013329F" w:rsidRDefault="003A0F90">
            <w:pPr>
              <w:autoSpaceDE w:val="0"/>
              <w:autoSpaceDN w:val="0"/>
              <w:spacing w:line="300" w:lineRule="exact"/>
              <w:jc w:val="center"/>
              <w:rPr>
                <w:rFonts w:ascii="宋体" w:hAnsi="宋体"/>
                <w:sz w:val="24"/>
              </w:rPr>
            </w:pPr>
            <w:r>
              <w:rPr>
                <w:color w:val="000000"/>
                <w:szCs w:val="21"/>
              </w:rPr>
              <w:t>71.19±2.51a</w:t>
            </w:r>
          </w:p>
        </w:tc>
        <w:tc>
          <w:tcPr>
            <w:tcW w:w="1495" w:type="dxa"/>
            <w:noWrap/>
          </w:tcPr>
          <w:p w14:paraId="6E251E9A" w14:textId="77777777" w:rsidR="0013329F" w:rsidRDefault="003A0F90">
            <w:pPr>
              <w:autoSpaceDE w:val="0"/>
              <w:autoSpaceDN w:val="0"/>
              <w:spacing w:line="300" w:lineRule="exact"/>
              <w:jc w:val="center"/>
              <w:rPr>
                <w:rFonts w:ascii="宋体" w:hAnsi="宋体"/>
                <w:sz w:val="24"/>
              </w:rPr>
            </w:pPr>
            <w:r>
              <w:rPr>
                <w:color w:val="000000"/>
                <w:szCs w:val="21"/>
              </w:rPr>
              <w:t>24.68±2.08a</w:t>
            </w:r>
          </w:p>
        </w:tc>
      </w:tr>
      <w:tr w:rsidR="0013329F" w14:paraId="57ECB333" w14:textId="77777777">
        <w:trPr>
          <w:cantSplit/>
          <w:trHeight w:val="280"/>
          <w:jc w:val="center"/>
        </w:trPr>
        <w:tc>
          <w:tcPr>
            <w:tcW w:w="1610" w:type="dxa"/>
          </w:tcPr>
          <w:p w14:paraId="07B8694A" w14:textId="77777777" w:rsidR="0013329F" w:rsidRDefault="003A0F90">
            <w:pPr>
              <w:autoSpaceDE w:val="0"/>
              <w:autoSpaceDN w:val="0"/>
              <w:spacing w:line="300" w:lineRule="exact"/>
              <w:jc w:val="center"/>
              <w:rPr>
                <w:rFonts w:ascii="宋体" w:hAnsi="宋体"/>
                <w:sz w:val="24"/>
              </w:rPr>
            </w:pPr>
            <w:r>
              <w:rPr>
                <w:color w:val="000000"/>
                <w:szCs w:val="21"/>
              </w:rPr>
              <w:t>长沙</w:t>
            </w:r>
            <w:r>
              <w:rPr>
                <w:color w:val="000000"/>
                <w:szCs w:val="21"/>
              </w:rPr>
              <w:t>-</w:t>
            </w:r>
            <w:r>
              <w:rPr>
                <w:color w:val="000000"/>
                <w:szCs w:val="21"/>
              </w:rPr>
              <w:t>株两优</w:t>
            </w:r>
            <w:r>
              <w:rPr>
                <w:color w:val="000000"/>
                <w:szCs w:val="21"/>
              </w:rPr>
              <w:t>4024</w:t>
            </w:r>
          </w:p>
        </w:tc>
        <w:tc>
          <w:tcPr>
            <w:tcW w:w="1495" w:type="dxa"/>
          </w:tcPr>
          <w:p w14:paraId="678E9B91" w14:textId="77777777" w:rsidR="0013329F" w:rsidRDefault="003A0F90">
            <w:pPr>
              <w:autoSpaceDE w:val="0"/>
              <w:autoSpaceDN w:val="0"/>
              <w:spacing w:line="300" w:lineRule="exact"/>
              <w:jc w:val="center"/>
              <w:rPr>
                <w:rFonts w:ascii="宋体" w:hAnsi="宋体"/>
                <w:sz w:val="24"/>
              </w:rPr>
            </w:pPr>
            <w:r>
              <w:rPr>
                <w:color w:val="000000"/>
                <w:szCs w:val="21"/>
              </w:rPr>
              <w:t>P0</w:t>
            </w:r>
          </w:p>
        </w:tc>
        <w:tc>
          <w:tcPr>
            <w:tcW w:w="1495" w:type="dxa"/>
            <w:noWrap/>
          </w:tcPr>
          <w:p w14:paraId="14B98E9C" w14:textId="77777777" w:rsidR="0013329F" w:rsidRDefault="003A0F90">
            <w:pPr>
              <w:autoSpaceDE w:val="0"/>
              <w:autoSpaceDN w:val="0"/>
              <w:spacing w:line="300" w:lineRule="exact"/>
              <w:jc w:val="center"/>
              <w:rPr>
                <w:rFonts w:ascii="宋体" w:hAnsi="宋体"/>
                <w:sz w:val="24"/>
              </w:rPr>
            </w:pPr>
            <w:r>
              <w:rPr>
                <w:color w:val="000000"/>
                <w:szCs w:val="21"/>
              </w:rPr>
              <w:t>31.07±4.67a</w:t>
            </w:r>
          </w:p>
        </w:tc>
        <w:tc>
          <w:tcPr>
            <w:tcW w:w="1495" w:type="dxa"/>
            <w:noWrap/>
          </w:tcPr>
          <w:p w14:paraId="04B716D0" w14:textId="77777777" w:rsidR="0013329F" w:rsidRDefault="003A0F90">
            <w:pPr>
              <w:autoSpaceDE w:val="0"/>
              <w:autoSpaceDN w:val="0"/>
              <w:spacing w:line="300" w:lineRule="exact"/>
              <w:jc w:val="center"/>
              <w:rPr>
                <w:rFonts w:ascii="宋体" w:hAnsi="宋体"/>
                <w:sz w:val="24"/>
              </w:rPr>
            </w:pPr>
            <w:r>
              <w:rPr>
                <w:color w:val="000000"/>
                <w:szCs w:val="21"/>
              </w:rPr>
              <w:t>92.34±8.68a</w:t>
            </w:r>
          </w:p>
        </w:tc>
        <w:tc>
          <w:tcPr>
            <w:tcW w:w="1495" w:type="dxa"/>
            <w:noWrap/>
          </w:tcPr>
          <w:p w14:paraId="2B166277" w14:textId="77777777" w:rsidR="0013329F" w:rsidRDefault="003A0F90">
            <w:pPr>
              <w:autoSpaceDE w:val="0"/>
              <w:autoSpaceDN w:val="0"/>
              <w:spacing w:line="300" w:lineRule="exact"/>
              <w:jc w:val="center"/>
              <w:rPr>
                <w:rFonts w:ascii="宋体" w:hAnsi="宋体"/>
                <w:sz w:val="24"/>
              </w:rPr>
            </w:pPr>
            <w:r>
              <w:rPr>
                <w:color w:val="000000"/>
                <w:szCs w:val="21"/>
              </w:rPr>
              <w:t>85.82±1.59a</w:t>
            </w:r>
          </w:p>
        </w:tc>
        <w:tc>
          <w:tcPr>
            <w:tcW w:w="1495" w:type="dxa"/>
            <w:noWrap/>
          </w:tcPr>
          <w:p w14:paraId="6EB7ED8C" w14:textId="77777777" w:rsidR="0013329F" w:rsidRDefault="003A0F90">
            <w:pPr>
              <w:autoSpaceDE w:val="0"/>
              <w:autoSpaceDN w:val="0"/>
              <w:spacing w:line="300" w:lineRule="exact"/>
              <w:jc w:val="center"/>
              <w:rPr>
                <w:rFonts w:ascii="宋体" w:hAnsi="宋体"/>
                <w:sz w:val="24"/>
              </w:rPr>
            </w:pPr>
            <w:r>
              <w:rPr>
                <w:color w:val="000000"/>
                <w:szCs w:val="21"/>
              </w:rPr>
              <w:t>30.42±3.43a</w:t>
            </w:r>
          </w:p>
        </w:tc>
      </w:tr>
      <w:tr w:rsidR="0013329F" w14:paraId="0E0872E7" w14:textId="77777777">
        <w:trPr>
          <w:cantSplit/>
          <w:trHeight w:val="280"/>
          <w:jc w:val="center"/>
        </w:trPr>
        <w:tc>
          <w:tcPr>
            <w:tcW w:w="1610" w:type="dxa"/>
          </w:tcPr>
          <w:p w14:paraId="5FDCFCD5" w14:textId="77777777" w:rsidR="0013329F" w:rsidRDefault="0013329F">
            <w:pPr>
              <w:autoSpaceDE w:val="0"/>
              <w:autoSpaceDN w:val="0"/>
              <w:spacing w:line="300" w:lineRule="exact"/>
              <w:jc w:val="center"/>
              <w:rPr>
                <w:rFonts w:ascii="宋体" w:hAnsi="宋体"/>
                <w:sz w:val="24"/>
              </w:rPr>
            </w:pPr>
          </w:p>
        </w:tc>
        <w:tc>
          <w:tcPr>
            <w:tcW w:w="1495" w:type="dxa"/>
          </w:tcPr>
          <w:p w14:paraId="3872FDDC" w14:textId="77777777" w:rsidR="0013329F" w:rsidRDefault="003A0F90">
            <w:pPr>
              <w:autoSpaceDE w:val="0"/>
              <w:autoSpaceDN w:val="0"/>
              <w:spacing w:line="300" w:lineRule="exact"/>
              <w:jc w:val="center"/>
              <w:rPr>
                <w:rFonts w:ascii="宋体" w:hAnsi="宋体"/>
                <w:sz w:val="24"/>
              </w:rPr>
            </w:pPr>
            <w:r>
              <w:rPr>
                <w:color w:val="000000"/>
                <w:szCs w:val="21"/>
              </w:rPr>
              <w:t>P30</w:t>
            </w:r>
          </w:p>
        </w:tc>
        <w:tc>
          <w:tcPr>
            <w:tcW w:w="1495" w:type="dxa"/>
            <w:noWrap/>
          </w:tcPr>
          <w:p w14:paraId="3D25FFCE" w14:textId="77777777" w:rsidR="0013329F" w:rsidRDefault="003A0F90">
            <w:pPr>
              <w:autoSpaceDE w:val="0"/>
              <w:autoSpaceDN w:val="0"/>
              <w:spacing w:line="300" w:lineRule="exact"/>
              <w:jc w:val="center"/>
              <w:rPr>
                <w:rFonts w:ascii="宋体" w:hAnsi="宋体"/>
                <w:sz w:val="24"/>
              </w:rPr>
            </w:pPr>
            <w:r>
              <w:rPr>
                <w:color w:val="000000"/>
                <w:szCs w:val="21"/>
              </w:rPr>
              <w:t>27.78±3.09a</w:t>
            </w:r>
          </w:p>
        </w:tc>
        <w:tc>
          <w:tcPr>
            <w:tcW w:w="1495" w:type="dxa"/>
            <w:noWrap/>
          </w:tcPr>
          <w:p w14:paraId="416C1258" w14:textId="77777777" w:rsidR="0013329F" w:rsidRDefault="003A0F90">
            <w:pPr>
              <w:autoSpaceDE w:val="0"/>
              <w:autoSpaceDN w:val="0"/>
              <w:spacing w:line="300" w:lineRule="exact"/>
              <w:jc w:val="center"/>
              <w:rPr>
                <w:rFonts w:ascii="宋体" w:hAnsi="宋体"/>
                <w:sz w:val="24"/>
              </w:rPr>
            </w:pPr>
            <w:r>
              <w:rPr>
                <w:color w:val="000000"/>
                <w:szCs w:val="21"/>
              </w:rPr>
              <w:t>100.62±12.83a</w:t>
            </w:r>
          </w:p>
        </w:tc>
        <w:tc>
          <w:tcPr>
            <w:tcW w:w="1495" w:type="dxa"/>
            <w:noWrap/>
          </w:tcPr>
          <w:p w14:paraId="7EB4F3A3" w14:textId="77777777" w:rsidR="0013329F" w:rsidRDefault="003A0F90">
            <w:pPr>
              <w:autoSpaceDE w:val="0"/>
              <w:autoSpaceDN w:val="0"/>
              <w:spacing w:line="300" w:lineRule="exact"/>
              <w:jc w:val="center"/>
              <w:rPr>
                <w:rFonts w:ascii="宋体" w:hAnsi="宋体"/>
                <w:sz w:val="24"/>
              </w:rPr>
            </w:pPr>
            <w:r>
              <w:rPr>
                <w:color w:val="000000"/>
                <w:szCs w:val="21"/>
              </w:rPr>
              <w:t>87.34±2.07a</w:t>
            </w:r>
          </w:p>
        </w:tc>
        <w:tc>
          <w:tcPr>
            <w:tcW w:w="1495" w:type="dxa"/>
            <w:noWrap/>
          </w:tcPr>
          <w:p w14:paraId="7CB9B949" w14:textId="77777777" w:rsidR="0013329F" w:rsidRDefault="003A0F90">
            <w:pPr>
              <w:autoSpaceDE w:val="0"/>
              <w:autoSpaceDN w:val="0"/>
              <w:spacing w:line="300" w:lineRule="exact"/>
              <w:jc w:val="center"/>
              <w:rPr>
                <w:rFonts w:ascii="宋体" w:hAnsi="宋体"/>
                <w:sz w:val="24"/>
              </w:rPr>
            </w:pPr>
            <w:r>
              <w:rPr>
                <w:color w:val="000000"/>
                <w:szCs w:val="21"/>
              </w:rPr>
              <w:t>30.82±1.65a</w:t>
            </w:r>
          </w:p>
        </w:tc>
      </w:tr>
      <w:tr w:rsidR="0013329F" w14:paraId="150BB4FB" w14:textId="77777777">
        <w:trPr>
          <w:cantSplit/>
          <w:trHeight w:val="280"/>
          <w:jc w:val="center"/>
        </w:trPr>
        <w:tc>
          <w:tcPr>
            <w:tcW w:w="1610" w:type="dxa"/>
          </w:tcPr>
          <w:p w14:paraId="3A3A8EDA" w14:textId="77777777" w:rsidR="0013329F" w:rsidRDefault="0013329F">
            <w:pPr>
              <w:autoSpaceDE w:val="0"/>
              <w:autoSpaceDN w:val="0"/>
              <w:spacing w:line="300" w:lineRule="exact"/>
              <w:jc w:val="center"/>
              <w:rPr>
                <w:rFonts w:ascii="宋体" w:hAnsi="宋体"/>
                <w:sz w:val="24"/>
              </w:rPr>
            </w:pPr>
          </w:p>
        </w:tc>
        <w:tc>
          <w:tcPr>
            <w:tcW w:w="1495" w:type="dxa"/>
          </w:tcPr>
          <w:p w14:paraId="5CEDBFCC" w14:textId="77777777" w:rsidR="0013329F" w:rsidRDefault="003A0F90">
            <w:pPr>
              <w:autoSpaceDE w:val="0"/>
              <w:autoSpaceDN w:val="0"/>
              <w:spacing w:line="300" w:lineRule="exact"/>
              <w:jc w:val="center"/>
              <w:rPr>
                <w:rFonts w:ascii="宋体" w:hAnsi="宋体"/>
                <w:sz w:val="24"/>
              </w:rPr>
            </w:pPr>
            <w:r>
              <w:rPr>
                <w:color w:val="000000"/>
                <w:szCs w:val="21"/>
              </w:rPr>
              <w:t>P60</w:t>
            </w:r>
          </w:p>
        </w:tc>
        <w:tc>
          <w:tcPr>
            <w:tcW w:w="1495" w:type="dxa"/>
            <w:noWrap/>
          </w:tcPr>
          <w:p w14:paraId="0F261404" w14:textId="77777777" w:rsidR="0013329F" w:rsidRDefault="003A0F90">
            <w:pPr>
              <w:autoSpaceDE w:val="0"/>
              <w:autoSpaceDN w:val="0"/>
              <w:spacing w:line="300" w:lineRule="exact"/>
              <w:jc w:val="center"/>
              <w:rPr>
                <w:rFonts w:ascii="宋体" w:hAnsi="宋体"/>
                <w:sz w:val="24"/>
              </w:rPr>
            </w:pPr>
            <w:r>
              <w:rPr>
                <w:color w:val="000000"/>
                <w:szCs w:val="21"/>
              </w:rPr>
              <w:t>27.78±4.66a</w:t>
            </w:r>
          </w:p>
        </w:tc>
        <w:tc>
          <w:tcPr>
            <w:tcW w:w="1495" w:type="dxa"/>
            <w:noWrap/>
          </w:tcPr>
          <w:p w14:paraId="5EFFA125" w14:textId="77777777" w:rsidR="0013329F" w:rsidRDefault="003A0F90">
            <w:pPr>
              <w:autoSpaceDE w:val="0"/>
              <w:autoSpaceDN w:val="0"/>
              <w:spacing w:line="300" w:lineRule="exact"/>
              <w:jc w:val="center"/>
              <w:rPr>
                <w:rFonts w:ascii="宋体" w:hAnsi="宋体"/>
                <w:sz w:val="24"/>
              </w:rPr>
            </w:pPr>
            <w:r>
              <w:rPr>
                <w:color w:val="000000"/>
                <w:szCs w:val="21"/>
              </w:rPr>
              <w:t>104.84±18.07a</w:t>
            </w:r>
          </w:p>
        </w:tc>
        <w:tc>
          <w:tcPr>
            <w:tcW w:w="1495" w:type="dxa"/>
            <w:noWrap/>
          </w:tcPr>
          <w:p w14:paraId="752B37F8" w14:textId="77777777" w:rsidR="0013329F" w:rsidRDefault="003A0F90">
            <w:pPr>
              <w:autoSpaceDE w:val="0"/>
              <w:autoSpaceDN w:val="0"/>
              <w:spacing w:line="300" w:lineRule="exact"/>
              <w:jc w:val="center"/>
              <w:rPr>
                <w:rFonts w:ascii="宋体" w:hAnsi="宋体"/>
                <w:sz w:val="24"/>
              </w:rPr>
            </w:pPr>
            <w:r>
              <w:rPr>
                <w:color w:val="000000"/>
                <w:szCs w:val="21"/>
              </w:rPr>
              <w:t>88.99±0.93a</w:t>
            </w:r>
          </w:p>
        </w:tc>
        <w:tc>
          <w:tcPr>
            <w:tcW w:w="1495" w:type="dxa"/>
            <w:noWrap/>
          </w:tcPr>
          <w:p w14:paraId="7DD11999" w14:textId="77777777" w:rsidR="0013329F" w:rsidRDefault="003A0F90">
            <w:pPr>
              <w:autoSpaceDE w:val="0"/>
              <w:autoSpaceDN w:val="0"/>
              <w:spacing w:line="300" w:lineRule="exact"/>
              <w:jc w:val="center"/>
              <w:rPr>
                <w:rFonts w:ascii="宋体" w:hAnsi="宋体"/>
                <w:sz w:val="24"/>
              </w:rPr>
            </w:pPr>
            <w:r>
              <w:rPr>
                <w:color w:val="000000"/>
                <w:szCs w:val="21"/>
              </w:rPr>
              <w:t>28.60±2.92a</w:t>
            </w:r>
          </w:p>
        </w:tc>
      </w:tr>
      <w:tr w:rsidR="0013329F" w14:paraId="569405A0" w14:textId="77777777">
        <w:trPr>
          <w:cantSplit/>
          <w:trHeight w:val="280"/>
          <w:jc w:val="center"/>
        </w:trPr>
        <w:tc>
          <w:tcPr>
            <w:tcW w:w="1610" w:type="dxa"/>
          </w:tcPr>
          <w:p w14:paraId="5B8C710A" w14:textId="77777777" w:rsidR="0013329F" w:rsidRDefault="0013329F">
            <w:pPr>
              <w:autoSpaceDE w:val="0"/>
              <w:autoSpaceDN w:val="0"/>
              <w:spacing w:line="300" w:lineRule="exact"/>
              <w:jc w:val="center"/>
              <w:rPr>
                <w:rFonts w:ascii="宋体" w:hAnsi="宋体"/>
                <w:sz w:val="24"/>
              </w:rPr>
            </w:pPr>
          </w:p>
        </w:tc>
        <w:tc>
          <w:tcPr>
            <w:tcW w:w="1495" w:type="dxa"/>
          </w:tcPr>
          <w:p w14:paraId="11276535" w14:textId="77777777" w:rsidR="0013329F" w:rsidRDefault="003A0F90">
            <w:pPr>
              <w:autoSpaceDE w:val="0"/>
              <w:autoSpaceDN w:val="0"/>
              <w:spacing w:line="300" w:lineRule="exact"/>
              <w:jc w:val="center"/>
              <w:rPr>
                <w:rFonts w:ascii="宋体" w:hAnsi="宋体"/>
                <w:sz w:val="24"/>
              </w:rPr>
            </w:pPr>
            <w:r>
              <w:rPr>
                <w:color w:val="000000"/>
                <w:szCs w:val="21"/>
              </w:rPr>
              <w:t>P90</w:t>
            </w:r>
          </w:p>
        </w:tc>
        <w:tc>
          <w:tcPr>
            <w:tcW w:w="1495" w:type="dxa"/>
            <w:noWrap/>
          </w:tcPr>
          <w:p w14:paraId="18A3CBF5" w14:textId="77777777" w:rsidR="0013329F" w:rsidRDefault="003A0F90">
            <w:pPr>
              <w:autoSpaceDE w:val="0"/>
              <w:autoSpaceDN w:val="0"/>
              <w:spacing w:line="300" w:lineRule="exact"/>
              <w:jc w:val="center"/>
              <w:rPr>
                <w:rFonts w:ascii="宋体" w:hAnsi="宋体"/>
                <w:sz w:val="24"/>
              </w:rPr>
            </w:pPr>
            <w:r>
              <w:rPr>
                <w:color w:val="000000"/>
                <w:szCs w:val="21"/>
              </w:rPr>
              <w:t>27.18±3.01a</w:t>
            </w:r>
          </w:p>
        </w:tc>
        <w:tc>
          <w:tcPr>
            <w:tcW w:w="1495" w:type="dxa"/>
            <w:noWrap/>
          </w:tcPr>
          <w:p w14:paraId="0A1B35EB" w14:textId="77777777" w:rsidR="0013329F" w:rsidRDefault="003A0F90">
            <w:pPr>
              <w:autoSpaceDE w:val="0"/>
              <w:autoSpaceDN w:val="0"/>
              <w:spacing w:line="300" w:lineRule="exact"/>
              <w:jc w:val="center"/>
              <w:rPr>
                <w:rFonts w:ascii="宋体" w:hAnsi="宋体"/>
                <w:sz w:val="24"/>
              </w:rPr>
            </w:pPr>
            <w:r>
              <w:rPr>
                <w:color w:val="000000"/>
                <w:szCs w:val="21"/>
              </w:rPr>
              <w:t>96.79±8.12a</w:t>
            </w:r>
          </w:p>
        </w:tc>
        <w:tc>
          <w:tcPr>
            <w:tcW w:w="1495" w:type="dxa"/>
            <w:noWrap/>
          </w:tcPr>
          <w:p w14:paraId="2EE06CE0" w14:textId="77777777" w:rsidR="0013329F" w:rsidRDefault="003A0F90">
            <w:pPr>
              <w:autoSpaceDE w:val="0"/>
              <w:autoSpaceDN w:val="0"/>
              <w:spacing w:line="300" w:lineRule="exact"/>
              <w:jc w:val="center"/>
              <w:rPr>
                <w:rFonts w:ascii="宋体" w:hAnsi="宋体"/>
                <w:sz w:val="24"/>
              </w:rPr>
            </w:pPr>
            <w:r>
              <w:rPr>
                <w:color w:val="000000"/>
                <w:szCs w:val="21"/>
              </w:rPr>
              <w:t>88.19±1.34a</w:t>
            </w:r>
          </w:p>
        </w:tc>
        <w:tc>
          <w:tcPr>
            <w:tcW w:w="1495" w:type="dxa"/>
            <w:noWrap/>
          </w:tcPr>
          <w:p w14:paraId="316A91FD" w14:textId="77777777" w:rsidR="0013329F" w:rsidRDefault="003A0F90">
            <w:pPr>
              <w:autoSpaceDE w:val="0"/>
              <w:autoSpaceDN w:val="0"/>
              <w:spacing w:line="300" w:lineRule="exact"/>
              <w:jc w:val="center"/>
              <w:rPr>
                <w:rFonts w:ascii="宋体" w:hAnsi="宋体"/>
                <w:sz w:val="24"/>
              </w:rPr>
            </w:pPr>
            <w:r>
              <w:rPr>
                <w:color w:val="000000"/>
                <w:szCs w:val="21"/>
              </w:rPr>
              <w:t>29.89±0.90a</w:t>
            </w:r>
          </w:p>
        </w:tc>
      </w:tr>
      <w:tr w:rsidR="0013329F" w14:paraId="6E0A9537" w14:textId="77777777">
        <w:trPr>
          <w:cantSplit/>
          <w:trHeight w:val="280"/>
          <w:jc w:val="center"/>
        </w:trPr>
        <w:tc>
          <w:tcPr>
            <w:tcW w:w="1610" w:type="dxa"/>
          </w:tcPr>
          <w:p w14:paraId="00668391" w14:textId="77777777" w:rsidR="0013329F" w:rsidRDefault="003A0F90">
            <w:pPr>
              <w:autoSpaceDE w:val="0"/>
              <w:autoSpaceDN w:val="0"/>
              <w:spacing w:line="300" w:lineRule="exact"/>
              <w:jc w:val="center"/>
              <w:rPr>
                <w:rFonts w:ascii="宋体" w:hAnsi="宋体"/>
                <w:sz w:val="24"/>
              </w:rPr>
            </w:pPr>
            <w:r>
              <w:rPr>
                <w:color w:val="000000"/>
                <w:szCs w:val="21"/>
              </w:rPr>
              <w:t>沅陵</w:t>
            </w:r>
            <w:r>
              <w:rPr>
                <w:color w:val="000000"/>
                <w:szCs w:val="21"/>
              </w:rPr>
              <w:t>-</w:t>
            </w:r>
            <w:r>
              <w:rPr>
                <w:color w:val="000000"/>
                <w:szCs w:val="21"/>
              </w:rPr>
              <w:t>中嘉早</w:t>
            </w:r>
            <w:r>
              <w:rPr>
                <w:color w:val="000000"/>
                <w:szCs w:val="21"/>
              </w:rPr>
              <w:t>17</w:t>
            </w:r>
          </w:p>
        </w:tc>
        <w:tc>
          <w:tcPr>
            <w:tcW w:w="1495" w:type="dxa"/>
          </w:tcPr>
          <w:p w14:paraId="262A85DC" w14:textId="77777777" w:rsidR="0013329F" w:rsidRDefault="003A0F90">
            <w:pPr>
              <w:autoSpaceDE w:val="0"/>
              <w:autoSpaceDN w:val="0"/>
              <w:spacing w:line="300" w:lineRule="exact"/>
              <w:jc w:val="center"/>
              <w:rPr>
                <w:rFonts w:ascii="宋体" w:hAnsi="宋体"/>
                <w:sz w:val="24"/>
              </w:rPr>
            </w:pPr>
            <w:r>
              <w:rPr>
                <w:color w:val="000000"/>
                <w:szCs w:val="21"/>
              </w:rPr>
              <w:t>P0</w:t>
            </w:r>
          </w:p>
        </w:tc>
        <w:tc>
          <w:tcPr>
            <w:tcW w:w="1495" w:type="dxa"/>
            <w:noWrap/>
          </w:tcPr>
          <w:p w14:paraId="0DFC875B" w14:textId="77777777" w:rsidR="0013329F" w:rsidRDefault="003A0F90">
            <w:pPr>
              <w:autoSpaceDE w:val="0"/>
              <w:autoSpaceDN w:val="0"/>
              <w:spacing w:line="300" w:lineRule="exact"/>
              <w:jc w:val="center"/>
              <w:rPr>
                <w:rFonts w:ascii="宋体" w:hAnsi="宋体"/>
                <w:sz w:val="24"/>
              </w:rPr>
            </w:pPr>
            <w:r>
              <w:rPr>
                <w:color w:val="000000"/>
                <w:szCs w:val="21"/>
              </w:rPr>
              <w:t>41.00±5.68a</w:t>
            </w:r>
          </w:p>
        </w:tc>
        <w:tc>
          <w:tcPr>
            <w:tcW w:w="1495" w:type="dxa"/>
            <w:noWrap/>
          </w:tcPr>
          <w:p w14:paraId="20FA82E3" w14:textId="77777777" w:rsidR="0013329F" w:rsidRDefault="003A0F90">
            <w:pPr>
              <w:autoSpaceDE w:val="0"/>
              <w:autoSpaceDN w:val="0"/>
              <w:spacing w:line="300" w:lineRule="exact"/>
              <w:jc w:val="center"/>
              <w:rPr>
                <w:rFonts w:ascii="宋体" w:hAnsi="宋体"/>
                <w:sz w:val="24"/>
              </w:rPr>
            </w:pPr>
            <w:r>
              <w:rPr>
                <w:color w:val="000000"/>
                <w:szCs w:val="21"/>
              </w:rPr>
              <w:t>144.77±25.03a</w:t>
            </w:r>
          </w:p>
        </w:tc>
        <w:tc>
          <w:tcPr>
            <w:tcW w:w="1495" w:type="dxa"/>
            <w:noWrap/>
          </w:tcPr>
          <w:p w14:paraId="3B000A97" w14:textId="77777777" w:rsidR="0013329F" w:rsidRDefault="003A0F90">
            <w:pPr>
              <w:autoSpaceDE w:val="0"/>
              <w:autoSpaceDN w:val="0"/>
              <w:spacing w:line="300" w:lineRule="exact"/>
              <w:jc w:val="center"/>
              <w:rPr>
                <w:rFonts w:ascii="宋体" w:hAnsi="宋体"/>
                <w:sz w:val="24"/>
              </w:rPr>
            </w:pPr>
            <w:r>
              <w:rPr>
                <w:color w:val="000000"/>
                <w:szCs w:val="21"/>
              </w:rPr>
              <w:t>72.38±4.46a</w:t>
            </w:r>
          </w:p>
        </w:tc>
        <w:tc>
          <w:tcPr>
            <w:tcW w:w="1495" w:type="dxa"/>
            <w:noWrap/>
          </w:tcPr>
          <w:p w14:paraId="54328CCB" w14:textId="77777777" w:rsidR="0013329F" w:rsidRDefault="003A0F90">
            <w:pPr>
              <w:autoSpaceDE w:val="0"/>
              <w:autoSpaceDN w:val="0"/>
              <w:spacing w:line="300" w:lineRule="exact"/>
              <w:jc w:val="center"/>
              <w:rPr>
                <w:rFonts w:ascii="宋体" w:hAnsi="宋体"/>
                <w:sz w:val="24"/>
              </w:rPr>
            </w:pPr>
            <w:r>
              <w:rPr>
                <w:color w:val="000000"/>
                <w:szCs w:val="21"/>
              </w:rPr>
              <w:t>26.01±1.84a</w:t>
            </w:r>
          </w:p>
        </w:tc>
      </w:tr>
      <w:tr w:rsidR="0013329F" w14:paraId="75F5B0BA" w14:textId="77777777">
        <w:trPr>
          <w:cantSplit/>
          <w:trHeight w:val="280"/>
          <w:jc w:val="center"/>
        </w:trPr>
        <w:tc>
          <w:tcPr>
            <w:tcW w:w="1610" w:type="dxa"/>
          </w:tcPr>
          <w:p w14:paraId="3061ABB3" w14:textId="77777777" w:rsidR="0013329F" w:rsidRDefault="0013329F">
            <w:pPr>
              <w:autoSpaceDE w:val="0"/>
              <w:autoSpaceDN w:val="0"/>
              <w:spacing w:line="300" w:lineRule="exact"/>
              <w:jc w:val="center"/>
              <w:rPr>
                <w:rFonts w:ascii="宋体" w:hAnsi="宋体"/>
                <w:sz w:val="24"/>
              </w:rPr>
            </w:pPr>
          </w:p>
        </w:tc>
        <w:tc>
          <w:tcPr>
            <w:tcW w:w="1495" w:type="dxa"/>
          </w:tcPr>
          <w:p w14:paraId="32235D7F" w14:textId="77777777" w:rsidR="0013329F" w:rsidRDefault="003A0F90">
            <w:pPr>
              <w:autoSpaceDE w:val="0"/>
              <w:autoSpaceDN w:val="0"/>
              <w:spacing w:line="300" w:lineRule="exact"/>
              <w:jc w:val="center"/>
              <w:rPr>
                <w:rFonts w:ascii="宋体" w:hAnsi="宋体"/>
                <w:sz w:val="24"/>
              </w:rPr>
            </w:pPr>
            <w:r>
              <w:rPr>
                <w:color w:val="000000"/>
                <w:szCs w:val="21"/>
              </w:rPr>
              <w:t>P30</w:t>
            </w:r>
          </w:p>
        </w:tc>
        <w:tc>
          <w:tcPr>
            <w:tcW w:w="1495" w:type="dxa"/>
            <w:noWrap/>
          </w:tcPr>
          <w:p w14:paraId="6F4F59EA" w14:textId="77777777" w:rsidR="0013329F" w:rsidRDefault="003A0F90">
            <w:pPr>
              <w:autoSpaceDE w:val="0"/>
              <w:autoSpaceDN w:val="0"/>
              <w:spacing w:line="300" w:lineRule="exact"/>
              <w:jc w:val="center"/>
              <w:rPr>
                <w:rFonts w:ascii="宋体" w:hAnsi="宋体"/>
                <w:sz w:val="24"/>
              </w:rPr>
            </w:pPr>
            <w:r>
              <w:rPr>
                <w:color w:val="000000"/>
                <w:szCs w:val="21"/>
              </w:rPr>
              <w:t>40.12±6.18a</w:t>
            </w:r>
          </w:p>
        </w:tc>
        <w:tc>
          <w:tcPr>
            <w:tcW w:w="1495" w:type="dxa"/>
            <w:noWrap/>
          </w:tcPr>
          <w:p w14:paraId="0FC5CA4F" w14:textId="77777777" w:rsidR="0013329F" w:rsidRDefault="003A0F90">
            <w:pPr>
              <w:autoSpaceDE w:val="0"/>
              <w:autoSpaceDN w:val="0"/>
              <w:spacing w:line="300" w:lineRule="exact"/>
              <w:jc w:val="center"/>
              <w:rPr>
                <w:rFonts w:ascii="宋体" w:hAnsi="宋体"/>
                <w:sz w:val="24"/>
              </w:rPr>
            </w:pPr>
            <w:r>
              <w:rPr>
                <w:color w:val="000000"/>
                <w:szCs w:val="21"/>
              </w:rPr>
              <w:t>165.59±40.89a</w:t>
            </w:r>
          </w:p>
        </w:tc>
        <w:tc>
          <w:tcPr>
            <w:tcW w:w="1495" w:type="dxa"/>
            <w:noWrap/>
          </w:tcPr>
          <w:p w14:paraId="65604186" w14:textId="77777777" w:rsidR="0013329F" w:rsidRDefault="003A0F90">
            <w:pPr>
              <w:autoSpaceDE w:val="0"/>
              <w:autoSpaceDN w:val="0"/>
              <w:spacing w:line="300" w:lineRule="exact"/>
              <w:jc w:val="center"/>
              <w:rPr>
                <w:rFonts w:ascii="宋体" w:hAnsi="宋体"/>
                <w:sz w:val="24"/>
              </w:rPr>
            </w:pPr>
            <w:r>
              <w:rPr>
                <w:color w:val="000000"/>
                <w:szCs w:val="21"/>
              </w:rPr>
              <w:t>75.33±0.69a</w:t>
            </w:r>
          </w:p>
        </w:tc>
        <w:tc>
          <w:tcPr>
            <w:tcW w:w="1495" w:type="dxa"/>
            <w:noWrap/>
          </w:tcPr>
          <w:p w14:paraId="25EAA699" w14:textId="77777777" w:rsidR="0013329F" w:rsidRDefault="003A0F90">
            <w:pPr>
              <w:autoSpaceDE w:val="0"/>
              <w:autoSpaceDN w:val="0"/>
              <w:spacing w:line="300" w:lineRule="exact"/>
              <w:jc w:val="center"/>
              <w:rPr>
                <w:rFonts w:ascii="宋体" w:hAnsi="宋体"/>
                <w:sz w:val="24"/>
              </w:rPr>
            </w:pPr>
            <w:r>
              <w:rPr>
                <w:color w:val="000000"/>
                <w:szCs w:val="21"/>
              </w:rPr>
              <w:t>25.90±2.45a</w:t>
            </w:r>
          </w:p>
        </w:tc>
      </w:tr>
      <w:tr w:rsidR="0013329F" w14:paraId="324A5E07" w14:textId="77777777">
        <w:trPr>
          <w:cantSplit/>
          <w:trHeight w:val="280"/>
          <w:jc w:val="center"/>
        </w:trPr>
        <w:tc>
          <w:tcPr>
            <w:tcW w:w="1610" w:type="dxa"/>
          </w:tcPr>
          <w:p w14:paraId="58A5B444" w14:textId="77777777" w:rsidR="0013329F" w:rsidRDefault="0013329F">
            <w:pPr>
              <w:autoSpaceDE w:val="0"/>
              <w:autoSpaceDN w:val="0"/>
              <w:spacing w:line="300" w:lineRule="exact"/>
              <w:jc w:val="center"/>
              <w:rPr>
                <w:rFonts w:ascii="宋体" w:hAnsi="宋体"/>
                <w:sz w:val="24"/>
              </w:rPr>
            </w:pPr>
          </w:p>
        </w:tc>
        <w:tc>
          <w:tcPr>
            <w:tcW w:w="1495" w:type="dxa"/>
          </w:tcPr>
          <w:p w14:paraId="3B6D1E66" w14:textId="77777777" w:rsidR="0013329F" w:rsidRDefault="003A0F90">
            <w:pPr>
              <w:autoSpaceDE w:val="0"/>
              <w:autoSpaceDN w:val="0"/>
              <w:spacing w:line="300" w:lineRule="exact"/>
              <w:jc w:val="center"/>
              <w:rPr>
                <w:rFonts w:ascii="宋体" w:hAnsi="宋体"/>
                <w:sz w:val="24"/>
              </w:rPr>
            </w:pPr>
            <w:r>
              <w:rPr>
                <w:color w:val="000000"/>
                <w:szCs w:val="21"/>
              </w:rPr>
              <w:t>P60</w:t>
            </w:r>
          </w:p>
        </w:tc>
        <w:tc>
          <w:tcPr>
            <w:tcW w:w="1495" w:type="dxa"/>
            <w:noWrap/>
          </w:tcPr>
          <w:p w14:paraId="5EBAB788" w14:textId="77777777" w:rsidR="0013329F" w:rsidRDefault="003A0F90">
            <w:pPr>
              <w:autoSpaceDE w:val="0"/>
              <w:autoSpaceDN w:val="0"/>
              <w:spacing w:line="300" w:lineRule="exact"/>
              <w:jc w:val="center"/>
              <w:rPr>
                <w:rFonts w:ascii="宋体" w:hAnsi="宋体"/>
                <w:sz w:val="24"/>
              </w:rPr>
            </w:pPr>
            <w:r>
              <w:rPr>
                <w:color w:val="000000"/>
                <w:szCs w:val="21"/>
              </w:rPr>
              <w:t>38.34±10.21a</w:t>
            </w:r>
          </w:p>
        </w:tc>
        <w:tc>
          <w:tcPr>
            <w:tcW w:w="1495" w:type="dxa"/>
            <w:noWrap/>
          </w:tcPr>
          <w:p w14:paraId="4F2A592D" w14:textId="77777777" w:rsidR="0013329F" w:rsidRDefault="003A0F90">
            <w:pPr>
              <w:autoSpaceDE w:val="0"/>
              <w:autoSpaceDN w:val="0"/>
              <w:spacing w:line="300" w:lineRule="exact"/>
              <w:jc w:val="center"/>
              <w:rPr>
                <w:rFonts w:ascii="宋体" w:hAnsi="宋体"/>
                <w:sz w:val="24"/>
              </w:rPr>
            </w:pPr>
            <w:r>
              <w:rPr>
                <w:color w:val="000000"/>
                <w:szCs w:val="21"/>
              </w:rPr>
              <w:t>168.43±20.00a</w:t>
            </w:r>
          </w:p>
        </w:tc>
        <w:tc>
          <w:tcPr>
            <w:tcW w:w="1495" w:type="dxa"/>
            <w:noWrap/>
          </w:tcPr>
          <w:p w14:paraId="7CB965B1" w14:textId="77777777" w:rsidR="0013329F" w:rsidRDefault="003A0F90">
            <w:pPr>
              <w:autoSpaceDE w:val="0"/>
              <w:autoSpaceDN w:val="0"/>
              <w:spacing w:line="300" w:lineRule="exact"/>
              <w:jc w:val="center"/>
              <w:rPr>
                <w:rFonts w:ascii="宋体" w:hAnsi="宋体"/>
                <w:sz w:val="24"/>
              </w:rPr>
            </w:pPr>
            <w:r>
              <w:rPr>
                <w:color w:val="000000"/>
                <w:szCs w:val="21"/>
              </w:rPr>
              <w:t>76.47±4.36a</w:t>
            </w:r>
          </w:p>
        </w:tc>
        <w:tc>
          <w:tcPr>
            <w:tcW w:w="1495" w:type="dxa"/>
            <w:noWrap/>
          </w:tcPr>
          <w:p w14:paraId="2CB08DA5" w14:textId="77777777" w:rsidR="0013329F" w:rsidRDefault="003A0F90">
            <w:pPr>
              <w:autoSpaceDE w:val="0"/>
              <w:autoSpaceDN w:val="0"/>
              <w:spacing w:line="300" w:lineRule="exact"/>
              <w:jc w:val="center"/>
              <w:rPr>
                <w:rFonts w:ascii="宋体" w:hAnsi="宋体"/>
                <w:sz w:val="24"/>
              </w:rPr>
            </w:pPr>
            <w:r>
              <w:rPr>
                <w:color w:val="000000"/>
                <w:szCs w:val="21"/>
              </w:rPr>
              <w:t>24.95±0.99a</w:t>
            </w:r>
          </w:p>
        </w:tc>
      </w:tr>
      <w:tr w:rsidR="0013329F" w14:paraId="21A502CC" w14:textId="77777777">
        <w:trPr>
          <w:cantSplit/>
          <w:trHeight w:val="280"/>
          <w:jc w:val="center"/>
        </w:trPr>
        <w:tc>
          <w:tcPr>
            <w:tcW w:w="1610" w:type="dxa"/>
          </w:tcPr>
          <w:p w14:paraId="112424DC" w14:textId="77777777" w:rsidR="0013329F" w:rsidRDefault="0013329F">
            <w:pPr>
              <w:autoSpaceDE w:val="0"/>
              <w:autoSpaceDN w:val="0"/>
              <w:spacing w:line="300" w:lineRule="exact"/>
              <w:jc w:val="center"/>
              <w:rPr>
                <w:rFonts w:ascii="宋体" w:hAnsi="宋体"/>
                <w:sz w:val="24"/>
              </w:rPr>
            </w:pPr>
          </w:p>
        </w:tc>
        <w:tc>
          <w:tcPr>
            <w:tcW w:w="1495" w:type="dxa"/>
          </w:tcPr>
          <w:p w14:paraId="1E81DBC2" w14:textId="77777777" w:rsidR="0013329F" w:rsidRDefault="003A0F90">
            <w:pPr>
              <w:autoSpaceDE w:val="0"/>
              <w:autoSpaceDN w:val="0"/>
              <w:spacing w:line="300" w:lineRule="exact"/>
              <w:jc w:val="center"/>
              <w:rPr>
                <w:rFonts w:ascii="宋体" w:hAnsi="宋体"/>
                <w:sz w:val="24"/>
              </w:rPr>
            </w:pPr>
            <w:r>
              <w:rPr>
                <w:color w:val="000000"/>
                <w:szCs w:val="21"/>
              </w:rPr>
              <w:t>P90</w:t>
            </w:r>
          </w:p>
        </w:tc>
        <w:tc>
          <w:tcPr>
            <w:tcW w:w="1495" w:type="dxa"/>
            <w:noWrap/>
          </w:tcPr>
          <w:p w14:paraId="6AF1AA13" w14:textId="77777777" w:rsidR="0013329F" w:rsidRDefault="003A0F90">
            <w:pPr>
              <w:autoSpaceDE w:val="0"/>
              <w:autoSpaceDN w:val="0"/>
              <w:spacing w:line="300" w:lineRule="exact"/>
              <w:jc w:val="center"/>
              <w:rPr>
                <w:rFonts w:ascii="宋体" w:hAnsi="宋体"/>
                <w:sz w:val="24"/>
              </w:rPr>
            </w:pPr>
            <w:r>
              <w:rPr>
                <w:color w:val="000000"/>
                <w:szCs w:val="21"/>
              </w:rPr>
              <w:t>35.54±2.25a</w:t>
            </w:r>
          </w:p>
        </w:tc>
        <w:tc>
          <w:tcPr>
            <w:tcW w:w="1495" w:type="dxa"/>
            <w:noWrap/>
          </w:tcPr>
          <w:p w14:paraId="026AE0EE" w14:textId="77777777" w:rsidR="0013329F" w:rsidRDefault="003A0F90">
            <w:pPr>
              <w:autoSpaceDE w:val="0"/>
              <w:autoSpaceDN w:val="0"/>
              <w:spacing w:line="300" w:lineRule="exact"/>
              <w:jc w:val="center"/>
              <w:rPr>
                <w:rFonts w:ascii="宋体" w:hAnsi="宋体"/>
                <w:sz w:val="24"/>
              </w:rPr>
            </w:pPr>
            <w:r>
              <w:rPr>
                <w:color w:val="000000"/>
                <w:szCs w:val="21"/>
              </w:rPr>
              <w:t>177.72±14.65a</w:t>
            </w:r>
          </w:p>
        </w:tc>
        <w:tc>
          <w:tcPr>
            <w:tcW w:w="1495" w:type="dxa"/>
            <w:noWrap/>
          </w:tcPr>
          <w:p w14:paraId="3C37BA48" w14:textId="77777777" w:rsidR="0013329F" w:rsidRDefault="003A0F90">
            <w:pPr>
              <w:autoSpaceDE w:val="0"/>
              <w:autoSpaceDN w:val="0"/>
              <w:spacing w:line="300" w:lineRule="exact"/>
              <w:jc w:val="center"/>
              <w:rPr>
                <w:rFonts w:ascii="宋体" w:hAnsi="宋体"/>
                <w:sz w:val="24"/>
              </w:rPr>
            </w:pPr>
            <w:r>
              <w:rPr>
                <w:color w:val="000000"/>
                <w:szCs w:val="21"/>
              </w:rPr>
              <w:t>76.08±2.59a</w:t>
            </w:r>
          </w:p>
        </w:tc>
        <w:tc>
          <w:tcPr>
            <w:tcW w:w="1495" w:type="dxa"/>
            <w:noWrap/>
          </w:tcPr>
          <w:p w14:paraId="7472F48B" w14:textId="77777777" w:rsidR="0013329F" w:rsidRDefault="003A0F90">
            <w:pPr>
              <w:autoSpaceDE w:val="0"/>
              <w:autoSpaceDN w:val="0"/>
              <w:spacing w:line="300" w:lineRule="exact"/>
              <w:jc w:val="center"/>
              <w:rPr>
                <w:rFonts w:ascii="宋体" w:hAnsi="宋体"/>
                <w:sz w:val="24"/>
              </w:rPr>
            </w:pPr>
            <w:r>
              <w:rPr>
                <w:color w:val="000000"/>
                <w:szCs w:val="21"/>
              </w:rPr>
              <w:t>25.05±0.81a</w:t>
            </w:r>
          </w:p>
        </w:tc>
      </w:tr>
      <w:tr w:rsidR="0013329F" w14:paraId="24CF24F0" w14:textId="77777777">
        <w:trPr>
          <w:cantSplit/>
          <w:trHeight w:val="280"/>
          <w:jc w:val="center"/>
        </w:trPr>
        <w:tc>
          <w:tcPr>
            <w:tcW w:w="1610" w:type="dxa"/>
          </w:tcPr>
          <w:p w14:paraId="5207F1CE" w14:textId="77777777" w:rsidR="0013329F" w:rsidRDefault="003A0F90">
            <w:pPr>
              <w:autoSpaceDE w:val="0"/>
              <w:autoSpaceDN w:val="0"/>
              <w:spacing w:line="300" w:lineRule="exact"/>
              <w:jc w:val="center"/>
              <w:rPr>
                <w:rFonts w:ascii="宋体" w:hAnsi="宋体"/>
                <w:sz w:val="24"/>
              </w:rPr>
            </w:pPr>
            <w:r>
              <w:rPr>
                <w:color w:val="000000"/>
                <w:szCs w:val="21"/>
              </w:rPr>
              <w:t>沅陵</w:t>
            </w:r>
            <w:r>
              <w:rPr>
                <w:color w:val="000000"/>
                <w:szCs w:val="21"/>
              </w:rPr>
              <w:t>-</w:t>
            </w:r>
            <w:r>
              <w:rPr>
                <w:color w:val="000000"/>
                <w:szCs w:val="21"/>
              </w:rPr>
              <w:t>株两优</w:t>
            </w:r>
            <w:r>
              <w:rPr>
                <w:color w:val="000000"/>
                <w:szCs w:val="21"/>
              </w:rPr>
              <w:t>4024</w:t>
            </w:r>
          </w:p>
        </w:tc>
        <w:tc>
          <w:tcPr>
            <w:tcW w:w="1495" w:type="dxa"/>
          </w:tcPr>
          <w:p w14:paraId="2B625E23" w14:textId="77777777" w:rsidR="0013329F" w:rsidRDefault="003A0F90">
            <w:pPr>
              <w:autoSpaceDE w:val="0"/>
              <w:autoSpaceDN w:val="0"/>
              <w:spacing w:line="300" w:lineRule="exact"/>
              <w:jc w:val="center"/>
              <w:rPr>
                <w:rFonts w:ascii="宋体" w:hAnsi="宋体"/>
                <w:sz w:val="24"/>
              </w:rPr>
            </w:pPr>
            <w:r>
              <w:rPr>
                <w:color w:val="000000"/>
                <w:szCs w:val="21"/>
              </w:rPr>
              <w:t>P0</w:t>
            </w:r>
          </w:p>
        </w:tc>
        <w:tc>
          <w:tcPr>
            <w:tcW w:w="1495" w:type="dxa"/>
            <w:noWrap/>
          </w:tcPr>
          <w:p w14:paraId="28B072A2" w14:textId="77777777" w:rsidR="0013329F" w:rsidRDefault="003A0F90">
            <w:pPr>
              <w:autoSpaceDE w:val="0"/>
              <w:autoSpaceDN w:val="0"/>
              <w:spacing w:line="300" w:lineRule="exact"/>
              <w:jc w:val="center"/>
              <w:rPr>
                <w:rFonts w:ascii="宋体" w:hAnsi="宋体"/>
                <w:sz w:val="24"/>
              </w:rPr>
            </w:pPr>
            <w:r>
              <w:rPr>
                <w:color w:val="000000"/>
                <w:szCs w:val="21"/>
              </w:rPr>
              <w:t>42.34±8.15a</w:t>
            </w:r>
          </w:p>
        </w:tc>
        <w:tc>
          <w:tcPr>
            <w:tcW w:w="1495" w:type="dxa"/>
            <w:noWrap/>
          </w:tcPr>
          <w:p w14:paraId="4923D570" w14:textId="77777777" w:rsidR="0013329F" w:rsidRDefault="003A0F90">
            <w:pPr>
              <w:autoSpaceDE w:val="0"/>
              <w:autoSpaceDN w:val="0"/>
              <w:spacing w:line="300" w:lineRule="exact"/>
              <w:jc w:val="center"/>
              <w:rPr>
                <w:rFonts w:ascii="宋体" w:hAnsi="宋体"/>
                <w:sz w:val="24"/>
              </w:rPr>
            </w:pPr>
            <w:r>
              <w:rPr>
                <w:color w:val="000000"/>
                <w:szCs w:val="21"/>
              </w:rPr>
              <w:t>113.76±11.64a</w:t>
            </w:r>
          </w:p>
        </w:tc>
        <w:tc>
          <w:tcPr>
            <w:tcW w:w="1495" w:type="dxa"/>
            <w:noWrap/>
          </w:tcPr>
          <w:p w14:paraId="271953AB" w14:textId="77777777" w:rsidR="0013329F" w:rsidRDefault="003A0F90">
            <w:pPr>
              <w:autoSpaceDE w:val="0"/>
              <w:autoSpaceDN w:val="0"/>
              <w:spacing w:line="300" w:lineRule="exact"/>
              <w:jc w:val="center"/>
              <w:rPr>
                <w:rFonts w:ascii="宋体" w:hAnsi="宋体"/>
                <w:sz w:val="24"/>
              </w:rPr>
            </w:pPr>
            <w:r>
              <w:rPr>
                <w:color w:val="000000"/>
                <w:szCs w:val="21"/>
              </w:rPr>
              <w:t>77.61±5.63a</w:t>
            </w:r>
          </w:p>
        </w:tc>
        <w:tc>
          <w:tcPr>
            <w:tcW w:w="1495" w:type="dxa"/>
            <w:noWrap/>
          </w:tcPr>
          <w:p w14:paraId="4FC9323C" w14:textId="77777777" w:rsidR="0013329F" w:rsidRDefault="003A0F90">
            <w:pPr>
              <w:autoSpaceDE w:val="0"/>
              <w:autoSpaceDN w:val="0"/>
              <w:spacing w:line="300" w:lineRule="exact"/>
              <w:jc w:val="center"/>
              <w:rPr>
                <w:rFonts w:ascii="宋体" w:hAnsi="宋体"/>
                <w:sz w:val="24"/>
              </w:rPr>
            </w:pPr>
            <w:r>
              <w:rPr>
                <w:color w:val="000000"/>
                <w:szCs w:val="21"/>
              </w:rPr>
              <w:t>27.24±3.60a</w:t>
            </w:r>
          </w:p>
        </w:tc>
      </w:tr>
      <w:tr w:rsidR="0013329F" w14:paraId="3177520D" w14:textId="77777777">
        <w:trPr>
          <w:cantSplit/>
          <w:trHeight w:val="280"/>
          <w:jc w:val="center"/>
        </w:trPr>
        <w:tc>
          <w:tcPr>
            <w:tcW w:w="1610" w:type="dxa"/>
          </w:tcPr>
          <w:p w14:paraId="309009EA" w14:textId="77777777" w:rsidR="0013329F" w:rsidRDefault="0013329F">
            <w:pPr>
              <w:autoSpaceDE w:val="0"/>
              <w:autoSpaceDN w:val="0"/>
              <w:spacing w:line="300" w:lineRule="exact"/>
              <w:jc w:val="center"/>
              <w:rPr>
                <w:rFonts w:ascii="宋体" w:hAnsi="宋体"/>
                <w:sz w:val="24"/>
              </w:rPr>
            </w:pPr>
          </w:p>
        </w:tc>
        <w:tc>
          <w:tcPr>
            <w:tcW w:w="1495" w:type="dxa"/>
          </w:tcPr>
          <w:p w14:paraId="00CDC4BD" w14:textId="77777777" w:rsidR="0013329F" w:rsidRDefault="003A0F90">
            <w:pPr>
              <w:autoSpaceDE w:val="0"/>
              <w:autoSpaceDN w:val="0"/>
              <w:spacing w:line="300" w:lineRule="exact"/>
              <w:jc w:val="center"/>
              <w:rPr>
                <w:rFonts w:ascii="宋体" w:hAnsi="宋体"/>
                <w:sz w:val="24"/>
              </w:rPr>
            </w:pPr>
            <w:r>
              <w:rPr>
                <w:color w:val="000000"/>
                <w:szCs w:val="21"/>
              </w:rPr>
              <w:t>P30</w:t>
            </w:r>
          </w:p>
        </w:tc>
        <w:tc>
          <w:tcPr>
            <w:tcW w:w="1495" w:type="dxa"/>
            <w:noWrap/>
          </w:tcPr>
          <w:p w14:paraId="06066B14" w14:textId="77777777" w:rsidR="0013329F" w:rsidRDefault="003A0F90">
            <w:pPr>
              <w:autoSpaceDE w:val="0"/>
              <w:autoSpaceDN w:val="0"/>
              <w:spacing w:line="300" w:lineRule="exact"/>
              <w:jc w:val="center"/>
              <w:rPr>
                <w:rFonts w:ascii="宋体" w:hAnsi="宋体"/>
                <w:sz w:val="24"/>
              </w:rPr>
            </w:pPr>
            <w:r>
              <w:rPr>
                <w:color w:val="000000"/>
                <w:szCs w:val="21"/>
              </w:rPr>
              <w:t xml:space="preserve">    48.76±6.14a</w:t>
            </w:r>
          </w:p>
        </w:tc>
        <w:tc>
          <w:tcPr>
            <w:tcW w:w="1495" w:type="dxa"/>
            <w:noWrap/>
          </w:tcPr>
          <w:p w14:paraId="4936B835" w14:textId="77777777" w:rsidR="0013329F" w:rsidRDefault="003A0F90">
            <w:pPr>
              <w:autoSpaceDE w:val="0"/>
              <w:autoSpaceDN w:val="0"/>
              <w:spacing w:line="300" w:lineRule="exact"/>
              <w:jc w:val="center"/>
              <w:rPr>
                <w:rFonts w:ascii="宋体" w:hAnsi="宋体"/>
                <w:sz w:val="24"/>
              </w:rPr>
            </w:pPr>
            <w:r>
              <w:rPr>
                <w:color w:val="000000"/>
                <w:szCs w:val="21"/>
              </w:rPr>
              <w:t>142.15±16.02a</w:t>
            </w:r>
          </w:p>
        </w:tc>
        <w:tc>
          <w:tcPr>
            <w:tcW w:w="1495" w:type="dxa"/>
            <w:noWrap/>
          </w:tcPr>
          <w:p w14:paraId="60BC875C" w14:textId="77777777" w:rsidR="0013329F" w:rsidRDefault="003A0F90">
            <w:pPr>
              <w:autoSpaceDE w:val="0"/>
              <w:autoSpaceDN w:val="0"/>
              <w:spacing w:line="300" w:lineRule="exact"/>
              <w:jc w:val="center"/>
              <w:rPr>
                <w:rFonts w:ascii="宋体" w:hAnsi="宋体"/>
                <w:sz w:val="24"/>
              </w:rPr>
            </w:pPr>
            <w:r>
              <w:rPr>
                <w:color w:val="000000"/>
                <w:szCs w:val="21"/>
              </w:rPr>
              <w:t>76.66±2.05a</w:t>
            </w:r>
          </w:p>
        </w:tc>
        <w:tc>
          <w:tcPr>
            <w:tcW w:w="1495" w:type="dxa"/>
            <w:noWrap/>
          </w:tcPr>
          <w:p w14:paraId="1314D44C" w14:textId="77777777" w:rsidR="0013329F" w:rsidRDefault="003A0F90">
            <w:pPr>
              <w:autoSpaceDE w:val="0"/>
              <w:autoSpaceDN w:val="0"/>
              <w:spacing w:line="300" w:lineRule="exact"/>
              <w:jc w:val="center"/>
              <w:rPr>
                <w:rFonts w:ascii="宋体" w:hAnsi="宋体"/>
                <w:sz w:val="24"/>
              </w:rPr>
            </w:pPr>
            <w:r>
              <w:rPr>
                <w:color w:val="000000"/>
                <w:szCs w:val="21"/>
              </w:rPr>
              <w:t>24.42±3.81a</w:t>
            </w:r>
          </w:p>
        </w:tc>
      </w:tr>
      <w:tr w:rsidR="0013329F" w14:paraId="7D79A3C2" w14:textId="77777777">
        <w:trPr>
          <w:cantSplit/>
          <w:trHeight w:val="280"/>
          <w:jc w:val="center"/>
        </w:trPr>
        <w:tc>
          <w:tcPr>
            <w:tcW w:w="1610" w:type="dxa"/>
          </w:tcPr>
          <w:p w14:paraId="22E15DD9" w14:textId="77777777" w:rsidR="0013329F" w:rsidRDefault="0013329F">
            <w:pPr>
              <w:autoSpaceDE w:val="0"/>
              <w:autoSpaceDN w:val="0"/>
              <w:spacing w:line="300" w:lineRule="exact"/>
              <w:jc w:val="center"/>
              <w:rPr>
                <w:rFonts w:ascii="宋体" w:hAnsi="宋体"/>
                <w:sz w:val="24"/>
              </w:rPr>
            </w:pPr>
          </w:p>
        </w:tc>
        <w:tc>
          <w:tcPr>
            <w:tcW w:w="1495" w:type="dxa"/>
          </w:tcPr>
          <w:p w14:paraId="525D3CE8" w14:textId="77777777" w:rsidR="0013329F" w:rsidRDefault="003A0F90">
            <w:pPr>
              <w:autoSpaceDE w:val="0"/>
              <w:autoSpaceDN w:val="0"/>
              <w:spacing w:line="300" w:lineRule="exact"/>
              <w:jc w:val="center"/>
              <w:rPr>
                <w:rFonts w:ascii="宋体" w:hAnsi="宋体"/>
                <w:sz w:val="24"/>
              </w:rPr>
            </w:pPr>
            <w:r>
              <w:rPr>
                <w:color w:val="000000"/>
                <w:szCs w:val="21"/>
              </w:rPr>
              <w:t>P60</w:t>
            </w:r>
          </w:p>
        </w:tc>
        <w:tc>
          <w:tcPr>
            <w:tcW w:w="1495" w:type="dxa"/>
            <w:noWrap/>
          </w:tcPr>
          <w:p w14:paraId="430B810A" w14:textId="77777777" w:rsidR="0013329F" w:rsidRDefault="003A0F90">
            <w:pPr>
              <w:autoSpaceDE w:val="0"/>
              <w:autoSpaceDN w:val="0"/>
              <w:spacing w:line="300" w:lineRule="exact"/>
              <w:jc w:val="center"/>
              <w:rPr>
                <w:rFonts w:ascii="宋体" w:hAnsi="宋体"/>
                <w:sz w:val="24"/>
              </w:rPr>
            </w:pPr>
            <w:r>
              <w:rPr>
                <w:color w:val="000000"/>
                <w:szCs w:val="21"/>
              </w:rPr>
              <w:t>40.64±10.50a</w:t>
            </w:r>
          </w:p>
        </w:tc>
        <w:tc>
          <w:tcPr>
            <w:tcW w:w="1495" w:type="dxa"/>
            <w:noWrap/>
          </w:tcPr>
          <w:p w14:paraId="54A78BE9" w14:textId="77777777" w:rsidR="0013329F" w:rsidRDefault="003A0F90">
            <w:pPr>
              <w:autoSpaceDE w:val="0"/>
              <w:autoSpaceDN w:val="0"/>
              <w:spacing w:line="300" w:lineRule="exact"/>
              <w:jc w:val="center"/>
              <w:rPr>
                <w:rFonts w:ascii="宋体" w:hAnsi="宋体"/>
                <w:sz w:val="24"/>
              </w:rPr>
            </w:pPr>
            <w:r>
              <w:rPr>
                <w:color w:val="000000"/>
                <w:szCs w:val="21"/>
              </w:rPr>
              <w:t>135.85±8.89a</w:t>
            </w:r>
          </w:p>
        </w:tc>
        <w:tc>
          <w:tcPr>
            <w:tcW w:w="1495" w:type="dxa"/>
            <w:noWrap/>
          </w:tcPr>
          <w:p w14:paraId="658B3DE6" w14:textId="77777777" w:rsidR="0013329F" w:rsidRDefault="003A0F90">
            <w:pPr>
              <w:autoSpaceDE w:val="0"/>
              <w:autoSpaceDN w:val="0"/>
              <w:spacing w:line="300" w:lineRule="exact"/>
              <w:jc w:val="center"/>
              <w:rPr>
                <w:rFonts w:ascii="宋体" w:hAnsi="宋体"/>
                <w:sz w:val="24"/>
              </w:rPr>
            </w:pPr>
            <w:r>
              <w:rPr>
                <w:color w:val="000000"/>
                <w:szCs w:val="21"/>
              </w:rPr>
              <w:t>74.13±0.70a</w:t>
            </w:r>
          </w:p>
        </w:tc>
        <w:tc>
          <w:tcPr>
            <w:tcW w:w="1495" w:type="dxa"/>
            <w:noWrap/>
          </w:tcPr>
          <w:p w14:paraId="2DCC7D26" w14:textId="77777777" w:rsidR="0013329F" w:rsidRDefault="003A0F90">
            <w:pPr>
              <w:autoSpaceDE w:val="0"/>
              <w:autoSpaceDN w:val="0"/>
              <w:spacing w:line="300" w:lineRule="exact"/>
              <w:jc w:val="center"/>
              <w:rPr>
                <w:rFonts w:ascii="宋体" w:hAnsi="宋体"/>
                <w:sz w:val="24"/>
              </w:rPr>
            </w:pPr>
            <w:r>
              <w:rPr>
                <w:color w:val="000000"/>
                <w:szCs w:val="21"/>
              </w:rPr>
              <w:t>28.61±2.41a</w:t>
            </w:r>
          </w:p>
        </w:tc>
      </w:tr>
      <w:tr w:rsidR="0013329F" w14:paraId="0EC61F61" w14:textId="77777777">
        <w:trPr>
          <w:cantSplit/>
          <w:trHeight w:val="280"/>
          <w:jc w:val="center"/>
        </w:trPr>
        <w:tc>
          <w:tcPr>
            <w:tcW w:w="1610" w:type="dxa"/>
          </w:tcPr>
          <w:p w14:paraId="2432702E" w14:textId="77777777" w:rsidR="0013329F" w:rsidRDefault="0013329F">
            <w:pPr>
              <w:autoSpaceDE w:val="0"/>
              <w:autoSpaceDN w:val="0"/>
              <w:spacing w:line="300" w:lineRule="exact"/>
              <w:jc w:val="center"/>
              <w:rPr>
                <w:rFonts w:ascii="宋体" w:hAnsi="宋体"/>
                <w:sz w:val="24"/>
              </w:rPr>
            </w:pPr>
          </w:p>
        </w:tc>
        <w:tc>
          <w:tcPr>
            <w:tcW w:w="1495" w:type="dxa"/>
          </w:tcPr>
          <w:p w14:paraId="3468A019" w14:textId="77777777" w:rsidR="0013329F" w:rsidRDefault="003A0F90">
            <w:pPr>
              <w:autoSpaceDE w:val="0"/>
              <w:autoSpaceDN w:val="0"/>
              <w:spacing w:line="300" w:lineRule="exact"/>
              <w:jc w:val="center"/>
              <w:rPr>
                <w:rFonts w:ascii="宋体" w:hAnsi="宋体"/>
                <w:sz w:val="24"/>
              </w:rPr>
            </w:pPr>
            <w:r>
              <w:rPr>
                <w:color w:val="000000"/>
                <w:szCs w:val="21"/>
              </w:rPr>
              <w:t>P90</w:t>
            </w:r>
          </w:p>
        </w:tc>
        <w:tc>
          <w:tcPr>
            <w:tcW w:w="1495" w:type="dxa"/>
            <w:noWrap/>
          </w:tcPr>
          <w:p w14:paraId="1DAEA27D" w14:textId="77777777" w:rsidR="0013329F" w:rsidRDefault="003A0F90">
            <w:pPr>
              <w:autoSpaceDE w:val="0"/>
              <w:autoSpaceDN w:val="0"/>
              <w:spacing w:line="300" w:lineRule="exact"/>
              <w:jc w:val="center"/>
              <w:rPr>
                <w:rFonts w:ascii="宋体" w:hAnsi="宋体"/>
                <w:sz w:val="24"/>
              </w:rPr>
            </w:pPr>
            <w:r>
              <w:rPr>
                <w:color w:val="000000"/>
                <w:szCs w:val="21"/>
              </w:rPr>
              <w:t>42.59±3.44a</w:t>
            </w:r>
          </w:p>
        </w:tc>
        <w:tc>
          <w:tcPr>
            <w:tcW w:w="1495" w:type="dxa"/>
            <w:noWrap/>
          </w:tcPr>
          <w:p w14:paraId="4E2D95FB" w14:textId="77777777" w:rsidR="0013329F" w:rsidRDefault="003A0F90">
            <w:pPr>
              <w:autoSpaceDE w:val="0"/>
              <w:autoSpaceDN w:val="0"/>
              <w:spacing w:line="300" w:lineRule="exact"/>
              <w:jc w:val="center"/>
              <w:rPr>
                <w:rFonts w:ascii="宋体" w:hAnsi="宋体"/>
                <w:sz w:val="24"/>
              </w:rPr>
            </w:pPr>
            <w:r>
              <w:rPr>
                <w:color w:val="000000"/>
                <w:szCs w:val="21"/>
              </w:rPr>
              <w:t>125.14±21.44a</w:t>
            </w:r>
          </w:p>
        </w:tc>
        <w:tc>
          <w:tcPr>
            <w:tcW w:w="1495" w:type="dxa"/>
            <w:noWrap/>
          </w:tcPr>
          <w:p w14:paraId="43E71BC4" w14:textId="77777777" w:rsidR="0013329F" w:rsidRDefault="003A0F90">
            <w:pPr>
              <w:autoSpaceDE w:val="0"/>
              <w:autoSpaceDN w:val="0"/>
              <w:spacing w:line="300" w:lineRule="exact"/>
              <w:jc w:val="center"/>
              <w:rPr>
                <w:rFonts w:ascii="宋体" w:hAnsi="宋体"/>
                <w:sz w:val="24"/>
              </w:rPr>
            </w:pPr>
            <w:r>
              <w:rPr>
                <w:color w:val="000000"/>
                <w:szCs w:val="21"/>
              </w:rPr>
              <w:t>73.14±2.55a</w:t>
            </w:r>
          </w:p>
        </w:tc>
        <w:tc>
          <w:tcPr>
            <w:tcW w:w="1495" w:type="dxa"/>
            <w:noWrap/>
          </w:tcPr>
          <w:p w14:paraId="09F8C7BA" w14:textId="77777777" w:rsidR="0013329F" w:rsidRDefault="003A0F90">
            <w:pPr>
              <w:autoSpaceDE w:val="0"/>
              <w:autoSpaceDN w:val="0"/>
              <w:spacing w:line="300" w:lineRule="exact"/>
              <w:jc w:val="center"/>
              <w:rPr>
                <w:rFonts w:ascii="宋体" w:hAnsi="宋体"/>
                <w:sz w:val="24"/>
              </w:rPr>
            </w:pPr>
            <w:r>
              <w:rPr>
                <w:color w:val="000000"/>
                <w:szCs w:val="21"/>
              </w:rPr>
              <w:t>27.04±2.02a</w:t>
            </w:r>
          </w:p>
        </w:tc>
      </w:tr>
    </w:tbl>
    <w:p w14:paraId="35554513" w14:textId="77777777" w:rsidR="0013329F" w:rsidRDefault="003A0F90">
      <w:pPr>
        <w:pStyle w:val="1"/>
        <w:pageBreakBefore/>
        <w:autoSpaceDE w:val="0"/>
        <w:autoSpaceDN w:val="0"/>
        <w:spacing w:before="480" w:after="360" w:line="400" w:lineRule="exact"/>
      </w:pPr>
      <w:bookmarkStart w:id="73" w:name="docfit_s003_Toc18131"/>
      <w:bookmarkStart w:id="74" w:name="_Toc236831525"/>
      <w:r>
        <w:rPr>
          <w:rFonts w:cs="黑体"/>
          <w:color w:val="000000"/>
          <w:szCs w:val="32"/>
        </w:rPr>
        <w:t>第四章</w:t>
      </w:r>
      <w:r>
        <w:rPr>
          <w:rFonts w:cs="黑体"/>
          <w:color w:val="000000"/>
          <w:szCs w:val="32"/>
        </w:rPr>
        <w:t xml:space="preserve"> </w:t>
      </w:r>
      <w:r>
        <w:rPr>
          <w:rFonts w:cs="黑体"/>
          <w:color w:val="000000"/>
          <w:szCs w:val="32"/>
        </w:rPr>
        <w:t>讨论</w:t>
      </w:r>
      <w:bookmarkEnd w:id="73"/>
      <w:bookmarkEnd w:id="74"/>
      <w:commentRangeStart w:id="75"/>
      <w:commentRangeEnd w:id="75"/>
      <w:r>
        <w:rPr>
          <w:rStyle w:val="af"/>
          <w:sz w:val="32"/>
          <w:szCs w:val="28"/>
        </w:rPr>
        <w:commentReference w:id="75"/>
      </w:r>
    </w:p>
    <w:p w14:paraId="23D99F61" w14:textId="486B9B35" w:rsidR="0013329F" w:rsidRDefault="003A0F90">
      <w:pPr>
        <w:autoSpaceDE w:val="0"/>
        <w:autoSpaceDN w:val="0"/>
        <w:spacing w:line="400" w:lineRule="exact"/>
        <w:ind w:firstLineChars="200" w:firstLine="480"/>
        <w:jc w:val="left"/>
        <w:rPr>
          <w:rFonts w:ascii="宋体" w:hAnsi="宋体"/>
          <w:sz w:val="24"/>
        </w:rPr>
      </w:pPr>
      <w:r>
        <w:rPr>
          <w:color w:val="000000"/>
          <w:sz w:val="24"/>
        </w:rPr>
        <w:t>本研究表明，随着施磷量的增加，水稻总产量总体呈现先增加后下降的变化趋势，</w:t>
      </w:r>
      <w:r>
        <w:rPr>
          <w:color w:val="000000"/>
          <w:sz w:val="24"/>
        </w:rPr>
        <w:t>这与前人研究</w:t>
      </w:r>
      <w:hyperlink w:anchor="docfit_ref_22" w:tooltip="跳转到参考文献 [22]" w:history="1">
        <w:r>
          <w:rPr>
            <w:color w:val="000000"/>
            <w:sz w:val="24"/>
            <w:vertAlign w:val="superscript"/>
          </w:rPr>
          <w:t>[22]</w:t>
        </w:r>
      </w:hyperlink>
      <w:r>
        <w:rPr>
          <w:color w:val="000000"/>
          <w:sz w:val="24"/>
        </w:rPr>
        <w:t>得出的结论类似，</w:t>
      </w:r>
      <w:r>
        <w:rPr>
          <w:color w:val="000000"/>
          <w:sz w:val="24"/>
        </w:rPr>
        <w:t>反映了磷肥施用对水稻生长的</w:t>
      </w:r>
      <w:r>
        <w:rPr>
          <w:color w:val="000000"/>
          <w:sz w:val="24"/>
        </w:rPr>
        <w:t>有着</w:t>
      </w:r>
      <w:r>
        <w:rPr>
          <w:color w:val="000000"/>
          <w:sz w:val="24"/>
        </w:rPr>
        <w:t>双重调控作用。从产量结果来看，两个供试水稻品种对磷肥施用量的响应在长沙与沅陵两地表现出不同的趋势，且处理间差异均未达到显著水平。在长沙地区，中嘉早</w:t>
      </w:r>
      <w:r>
        <w:rPr>
          <w:color w:val="000000"/>
          <w:sz w:val="24"/>
        </w:rPr>
        <w:t>17</w:t>
      </w:r>
      <w:r>
        <w:rPr>
          <w:color w:val="000000"/>
          <w:sz w:val="24"/>
        </w:rPr>
        <w:t>在</w:t>
      </w:r>
      <w:r>
        <w:rPr>
          <w:color w:val="000000"/>
          <w:sz w:val="24"/>
        </w:rPr>
        <w:t>P60</w:t>
      </w:r>
      <w:r>
        <w:rPr>
          <w:color w:val="000000"/>
          <w:sz w:val="24"/>
        </w:rPr>
        <w:t>处理下产量最高，为</w:t>
      </w:r>
      <w:r>
        <w:rPr>
          <w:color w:val="000000"/>
          <w:sz w:val="24"/>
        </w:rPr>
        <w:t>7282.90 kg/hm²</w:t>
      </w:r>
      <w:r>
        <w:rPr>
          <w:color w:val="000000"/>
          <w:sz w:val="24"/>
        </w:rPr>
        <w:t>，较</w:t>
      </w:r>
      <w:r>
        <w:rPr>
          <w:color w:val="000000"/>
          <w:sz w:val="24"/>
        </w:rPr>
        <w:t>P0</w:t>
      </w:r>
      <w:r>
        <w:rPr>
          <w:color w:val="000000"/>
          <w:sz w:val="24"/>
        </w:rPr>
        <w:t>增产</w:t>
      </w:r>
      <w:r>
        <w:rPr>
          <w:color w:val="000000"/>
          <w:sz w:val="24"/>
        </w:rPr>
        <w:t>8.01%</w:t>
      </w:r>
      <w:r>
        <w:rPr>
          <w:color w:val="000000"/>
          <w:sz w:val="24"/>
        </w:rPr>
        <w:t>，而</w:t>
      </w:r>
      <w:r>
        <w:rPr>
          <w:color w:val="000000"/>
          <w:sz w:val="24"/>
        </w:rPr>
        <w:t>P30</w:t>
      </w:r>
      <w:r>
        <w:rPr>
          <w:color w:val="000000"/>
          <w:sz w:val="24"/>
        </w:rPr>
        <w:t>和</w:t>
      </w:r>
      <w:r>
        <w:rPr>
          <w:color w:val="000000"/>
          <w:sz w:val="24"/>
        </w:rPr>
        <w:t>P90</w:t>
      </w:r>
      <w:r>
        <w:rPr>
          <w:color w:val="000000"/>
          <w:sz w:val="24"/>
        </w:rPr>
        <w:t>处理产量略低于</w:t>
      </w:r>
      <w:r>
        <w:rPr>
          <w:color w:val="000000"/>
          <w:sz w:val="24"/>
        </w:rPr>
        <w:t>P0</w:t>
      </w:r>
      <w:r>
        <w:rPr>
          <w:color w:val="000000"/>
          <w:sz w:val="24"/>
        </w:rPr>
        <w:t>，降幅分别为</w:t>
      </w:r>
      <w:r>
        <w:rPr>
          <w:color w:val="000000"/>
          <w:sz w:val="24"/>
        </w:rPr>
        <w:t>1.05%</w:t>
      </w:r>
      <w:r>
        <w:rPr>
          <w:color w:val="000000"/>
          <w:sz w:val="24"/>
        </w:rPr>
        <w:t>和</w:t>
      </w:r>
      <w:r>
        <w:rPr>
          <w:color w:val="000000"/>
          <w:sz w:val="24"/>
        </w:rPr>
        <w:t>0.35%</w:t>
      </w:r>
      <w:r>
        <w:rPr>
          <w:color w:val="000000"/>
          <w:sz w:val="24"/>
        </w:rPr>
        <w:t>，</w:t>
      </w:r>
      <w:r>
        <w:rPr>
          <w:color w:val="000000"/>
          <w:sz w:val="24"/>
        </w:rPr>
        <w:t>总体呈现为</w:t>
      </w:r>
      <w:r>
        <w:rPr>
          <w:color w:val="000000"/>
          <w:sz w:val="24"/>
        </w:rPr>
        <w:t>P60</w:t>
      </w:r>
      <w:r>
        <w:rPr>
          <w:color w:val="000000"/>
          <w:sz w:val="24"/>
        </w:rPr>
        <w:t>＞</w:t>
      </w:r>
      <w:r>
        <w:rPr>
          <w:color w:val="000000"/>
          <w:sz w:val="24"/>
        </w:rPr>
        <w:t>PO</w:t>
      </w:r>
      <w:r>
        <w:rPr>
          <w:color w:val="000000"/>
          <w:sz w:val="24"/>
        </w:rPr>
        <w:t>＞</w:t>
      </w:r>
      <w:r>
        <w:rPr>
          <w:color w:val="000000"/>
          <w:sz w:val="24"/>
        </w:rPr>
        <w:t>P90</w:t>
      </w:r>
      <w:r>
        <w:rPr>
          <w:color w:val="000000"/>
          <w:sz w:val="24"/>
        </w:rPr>
        <w:t>＞</w:t>
      </w:r>
      <w:r>
        <w:rPr>
          <w:color w:val="000000"/>
          <w:sz w:val="24"/>
        </w:rPr>
        <w:t>P30</w:t>
      </w:r>
      <w:r>
        <w:rPr>
          <w:color w:val="000000"/>
          <w:sz w:val="24"/>
        </w:rPr>
        <w:t>；株两优</w:t>
      </w:r>
      <w:r>
        <w:rPr>
          <w:color w:val="000000"/>
          <w:sz w:val="24"/>
        </w:rPr>
        <w:t>4024</w:t>
      </w:r>
      <w:r>
        <w:rPr>
          <w:color w:val="000000"/>
          <w:sz w:val="24"/>
        </w:rPr>
        <w:t>则在</w:t>
      </w:r>
      <w:r>
        <w:rPr>
          <w:color w:val="000000"/>
          <w:sz w:val="24"/>
        </w:rPr>
        <w:t>P0</w:t>
      </w:r>
      <w:r>
        <w:rPr>
          <w:color w:val="000000"/>
          <w:sz w:val="24"/>
        </w:rPr>
        <w:t>处理下产量最高，达到</w:t>
      </w:r>
      <w:r>
        <w:rPr>
          <w:color w:val="000000"/>
          <w:sz w:val="24"/>
        </w:rPr>
        <w:t>8442.99 kg/hm²</w:t>
      </w:r>
      <w:r>
        <w:rPr>
          <w:color w:val="000000"/>
          <w:sz w:val="24"/>
        </w:rPr>
        <w:t>，所有施磷处理均表现出一定量的减产，但减产并不显著。在沅陵地区，中嘉早</w:t>
      </w:r>
      <w:r>
        <w:rPr>
          <w:color w:val="000000"/>
          <w:sz w:val="24"/>
        </w:rPr>
        <w:t>17</w:t>
      </w:r>
      <w:r>
        <w:rPr>
          <w:color w:val="000000"/>
          <w:sz w:val="24"/>
        </w:rPr>
        <w:t>在</w:t>
      </w:r>
      <w:r>
        <w:rPr>
          <w:color w:val="000000"/>
          <w:sz w:val="24"/>
        </w:rPr>
        <w:t>P30</w:t>
      </w:r>
      <w:r>
        <w:rPr>
          <w:color w:val="000000"/>
          <w:sz w:val="24"/>
        </w:rPr>
        <w:t>处理下产量最高达到</w:t>
      </w:r>
      <w:r>
        <w:rPr>
          <w:color w:val="000000"/>
          <w:sz w:val="24"/>
        </w:rPr>
        <w:t>9676.07 kg/hm²</w:t>
      </w:r>
      <w:r>
        <w:rPr>
          <w:color w:val="000000"/>
          <w:sz w:val="24"/>
        </w:rPr>
        <w:t>，较</w:t>
      </w:r>
      <w:r>
        <w:rPr>
          <w:color w:val="000000"/>
          <w:sz w:val="24"/>
        </w:rPr>
        <w:t>P0</w:t>
      </w:r>
      <w:r>
        <w:rPr>
          <w:color w:val="000000"/>
          <w:sz w:val="24"/>
        </w:rPr>
        <w:t>增产</w:t>
      </w:r>
      <w:r>
        <w:rPr>
          <w:color w:val="000000"/>
          <w:sz w:val="24"/>
        </w:rPr>
        <w:t>7.76%</w:t>
      </w:r>
      <w:r>
        <w:rPr>
          <w:color w:val="000000"/>
          <w:sz w:val="24"/>
        </w:rPr>
        <w:t>，而</w:t>
      </w:r>
      <w:r>
        <w:rPr>
          <w:color w:val="000000"/>
          <w:sz w:val="24"/>
        </w:rPr>
        <w:t>P60</w:t>
      </w:r>
      <w:r>
        <w:rPr>
          <w:color w:val="000000"/>
          <w:sz w:val="24"/>
        </w:rPr>
        <w:t>和</w:t>
      </w:r>
      <w:r>
        <w:rPr>
          <w:color w:val="000000"/>
          <w:sz w:val="24"/>
        </w:rPr>
        <w:t>P90</w:t>
      </w:r>
      <w:r>
        <w:rPr>
          <w:color w:val="000000"/>
          <w:sz w:val="24"/>
        </w:rPr>
        <w:t>处理则分别减产</w:t>
      </w:r>
      <w:r>
        <w:rPr>
          <w:color w:val="000000"/>
          <w:sz w:val="24"/>
        </w:rPr>
        <w:t>3.44%</w:t>
      </w:r>
      <w:r>
        <w:rPr>
          <w:color w:val="000000"/>
          <w:sz w:val="24"/>
        </w:rPr>
        <w:t>和</w:t>
      </w:r>
      <w:r>
        <w:rPr>
          <w:color w:val="000000"/>
          <w:sz w:val="24"/>
        </w:rPr>
        <w:t>4.23%</w:t>
      </w:r>
      <w:r>
        <w:rPr>
          <w:color w:val="000000"/>
          <w:sz w:val="24"/>
        </w:rPr>
        <w:t>；株两优</w:t>
      </w:r>
      <w:r>
        <w:rPr>
          <w:color w:val="000000"/>
          <w:sz w:val="24"/>
        </w:rPr>
        <w:t>4024</w:t>
      </w:r>
      <w:r>
        <w:rPr>
          <w:color w:val="000000"/>
          <w:sz w:val="24"/>
        </w:rPr>
        <w:t>在</w:t>
      </w:r>
      <w:r>
        <w:rPr>
          <w:color w:val="000000"/>
          <w:sz w:val="24"/>
        </w:rPr>
        <w:t>P90</w:t>
      </w:r>
      <w:r>
        <w:rPr>
          <w:color w:val="000000"/>
          <w:sz w:val="24"/>
        </w:rPr>
        <w:t>处理下产量最高，较</w:t>
      </w:r>
      <w:r>
        <w:rPr>
          <w:color w:val="000000"/>
          <w:sz w:val="24"/>
        </w:rPr>
        <w:t>P0</w:t>
      </w:r>
      <w:r>
        <w:rPr>
          <w:color w:val="000000"/>
          <w:sz w:val="24"/>
        </w:rPr>
        <w:t>增产</w:t>
      </w:r>
      <w:r>
        <w:rPr>
          <w:color w:val="000000"/>
          <w:sz w:val="24"/>
        </w:rPr>
        <w:t>10.76%</w:t>
      </w:r>
      <w:r>
        <w:rPr>
          <w:color w:val="000000"/>
          <w:sz w:val="24"/>
        </w:rPr>
        <w:t>，但</w:t>
      </w:r>
      <w:r>
        <w:rPr>
          <w:color w:val="000000"/>
          <w:sz w:val="24"/>
        </w:rPr>
        <w:t>P30</w:t>
      </w:r>
      <w:r>
        <w:rPr>
          <w:color w:val="000000"/>
          <w:sz w:val="24"/>
        </w:rPr>
        <w:t>和</w:t>
      </w:r>
      <w:r>
        <w:rPr>
          <w:color w:val="000000"/>
          <w:sz w:val="24"/>
        </w:rPr>
        <w:t>P60</w:t>
      </w:r>
      <w:r>
        <w:rPr>
          <w:color w:val="000000"/>
          <w:sz w:val="24"/>
        </w:rPr>
        <w:t>处理略有减产，</w:t>
      </w:r>
      <w:r>
        <w:rPr>
          <w:color w:val="000000"/>
          <w:sz w:val="24"/>
        </w:rPr>
        <w:t>另</w:t>
      </w:r>
      <w:r>
        <w:rPr>
          <w:color w:val="000000"/>
          <w:sz w:val="24"/>
        </w:rPr>
        <w:t>有实验表明</w:t>
      </w:r>
      <w:hyperlink w:anchor="docfit_ref_23" w:tooltip="跳转到参考文献 [23]" w:history="1">
        <w:r>
          <w:rPr>
            <w:color w:val="000000"/>
            <w:sz w:val="24"/>
            <w:vertAlign w:val="superscript"/>
          </w:rPr>
          <w:t>[23]</w:t>
        </w:r>
      </w:hyperlink>
      <w:r>
        <w:rPr>
          <w:color w:val="000000"/>
          <w:sz w:val="24"/>
        </w:rPr>
        <w:t>，施肥超过最佳水平时，产量反而下降</w:t>
      </w:r>
      <w:r>
        <w:rPr>
          <w:color w:val="000000"/>
          <w:sz w:val="24"/>
        </w:rPr>
        <w:t>，</w:t>
      </w:r>
      <w:r>
        <w:rPr>
          <w:color w:val="000000"/>
          <w:sz w:val="24"/>
        </w:rPr>
        <w:t>这也与本实验中产量呈现抛物线的变化趋势相吻合。而</w:t>
      </w:r>
      <w:r>
        <w:rPr>
          <w:color w:val="000000"/>
          <w:sz w:val="24"/>
        </w:rPr>
        <w:t>两个品种的最高产量均出现在不同的施磷水平，</w:t>
      </w:r>
      <w:r>
        <w:rPr>
          <w:color w:val="000000"/>
          <w:sz w:val="24"/>
        </w:rPr>
        <w:t>与闫金垚等</w:t>
      </w:r>
      <w:hyperlink w:anchor="docfit_ref_24" w:tooltip="跳转到参考文献 [24]" w:history="1">
        <w:r>
          <w:rPr>
            <w:color w:val="000000"/>
            <w:sz w:val="24"/>
            <w:vertAlign w:val="superscript"/>
          </w:rPr>
          <w:t>[24]</w:t>
        </w:r>
      </w:hyperlink>
      <w:r>
        <w:rPr>
          <w:color w:val="000000"/>
          <w:sz w:val="24"/>
        </w:rPr>
        <w:t>的实验结果相似，</w:t>
      </w:r>
      <w:r>
        <w:rPr>
          <w:color w:val="000000"/>
          <w:sz w:val="24"/>
        </w:rPr>
        <w:t>表明品种间对磷</w:t>
      </w:r>
      <w:r>
        <w:rPr>
          <w:color w:val="000000"/>
          <w:sz w:val="24"/>
        </w:rPr>
        <w:t>肥的吸收利用存在差异</w:t>
      </w:r>
      <w:r>
        <w:rPr>
          <w:color w:val="000000"/>
          <w:sz w:val="24"/>
        </w:rPr>
        <w:t>。从产量构成性状分析，有效穗数和每穗粒数对磷肥施用的反应相对敏感，磷肥施用过多（</w:t>
      </w:r>
      <w:r>
        <w:rPr>
          <w:color w:val="000000"/>
          <w:sz w:val="24"/>
        </w:rPr>
        <w:t>P90</w:t>
      </w:r>
      <w:r>
        <w:rPr>
          <w:color w:val="000000"/>
          <w:sz w:val="24"/>
        </w:rPr>
        <w:t>）会对水稻有效穗数整体呈抑制作用，在多数情况下会减少有效穗数，降幅约</w:t>
      </w:r>
      <w:r>
        <w:rPr>
          <w:color w:val="000000"/>
          <w:sz w:val="24"/>
        </w:rPr>
        <w:t>13-15%</w:t>
      </w:r>
      <w:r>
        <w:rPr>
          <w:color w:val="000000"/>
          <w:sz w:val="24"/>
        </w:rPr>
        <w:t>，磷肥施用量控制在</w:t>
      </w:r>
      <w:r>
        <w:rPr>
          <w:color w:val="000000"/>
          <w:sz w:val="24"/>
        </w:rPr>
        <w:t>P0-P30</w:t>
      </w:r>
      <w:r>
        <w:rPr>
          <w:color w:val="000000"/>
          <w:sz w:val="24"/>
        </w:rPr>
        <w:t>范围内即可维持或获得最高有效穗数，超过</w:t>
      </w:r>
      <w:r>
        <w:rPr>
          <w:color w:val="000000"/>
          <w:sz w:val="24"/>
        </w:rPr>
        <w:t>P30</w:t>
      </w:r>
      <w:r>
        <w:rPr>
          <w:color w:val="000000"/>
          <w:sz w:val="24"/>
        </w:rPr>
        <w:t>后穗数不增反降，</w:t>
      </w:r>
      <w:r>
        <w:rPr>
          <w:color w:val="000000"/>
          <w:sz w:val="24"/>
        </w:rPr>
        <w:t>P90</w:t>
      </w:r>
      <w:r>
        <w:rPr>
          <w:color w:val="000000"/>
          <w:sz w:val="24"/>
        </w:rPr>
        <w:t>为最差处理。磷肥施用量直接影响米粉稻的产量构成因子。本研究结果表明，磷肥用量过低或过高</w:t>
      </w:r>
      <w:r>
        <w:rPr>
          <w:color w:val="000000"/>
          <w:sz w:val="24"/>
        </w:rPr>
        <w:t>都会造成</w:t>
      </w:r>
      <w:r>
        <w:rPr>
          <w:color w:val="000000"/>
          <w:sz w:val="24"/>
        </w:rPr>
        <w:t>水稻</w:t>
      </w:r>
      <w:r>
        <w:rPr>
          <w:color w:val="000000"/>
          <w:sz w:val="24"/>
        </w:rPr>
        <w:t>的有效穗数的减少</w:t>
      </w:r>
      <w:hyperlink w:anchor="docfit_ref_25" w:tooltip="跳转到参考文献 [25]" w:history="1">
        <w:r>
          <w:rPr>
            <w:color w:val="000000"/>
            <w:sz w:val="24"/>
            <w:vertAlign w:val="superscript"/>
          </w:rPr>
          <w:t>[25]</w:t>
        </w:r>
      </w:hyperlink>
      <w:r>
        <w:rPr>
          <w:color w:val="000000"/>
          <w:sz w:val="24"/>
        </w:rPr>
        <w:t>，且千粒重随施磷量呈先增后减趋势</w:t>
      </w:r>
      <w:hyperlink w:anchor="docfit_ref_26" w:tooltip="跳转到参考文献 [26]" w:history="1">
        <w:r>
          <w:rPr>
            <w:color w:val="000000"/>
            <w:sz w:val="24"/>
            <w:vertAlign w:val="superscript"/>
          </w:rPr>
          <w:t>[26]</w:t>
        </w:r>
      </w:hyperlink>
      <w:r>
        <w:rPr>
          <w:color w:val="000000"/>
          <w:sz w:val="24"/>
        </w:rPr>
        <w:t>，这与前人研究结果一致。</w:t>
      </w:r>
      <w:r>
        <w:rPr>
          <w:color w:val="000000"/>
          <w:sz w:val="24"/>
        </w:rPr>
        <w:t>且</w:t>
      </w:r>
      <w:r>
        <w:rPr>
          <w:color w:val="000000"/>
          <w:sz w:val="24"/>
        </w:rPr>
        <w:t>有效穗数与每穗实粒数存在负相关</w:t>
      </w:r>
      <w:hyperlink w:anchor="docfit_ref_27" w:tooltip="跳转到参考文献 [27]" w:history="1">
        <w:r>
          <w:rPr>
            <w:color w:val="000000"/>
            <w:sz w:val="24"/>
            <w:vertAlign w:val="superscript"/>
          </w:rPr>
          <w:t>[27]</w:t>
        </w:r>
      </w:hyperlink>
      <w:r>
        <w:rPr>
          <w:color w:val="000000"/>
          <w:sz w:val="24"/>
        </w:rPr>
        <w:t>，</w:t>
      </w:r>
      <w:commentRangeStart w:id="76"/>
      <w:r>
        <w:rPr>
          <w:color w:val="000000"/>
          <w:sz w:val="24"/>
        </w:rPr>
        <w:t>有效穗数增多</w:t>
      </w:r>
      <w:r>
        <w:rPr>
          <w:color w:val="000000"/>
          <w:sz w:val="24"/>
        </w:rPr>
        <w:t>会使其他产量构成因素</w:t>
      </w:r>
      <w:r>
        <w:rPr>
          <w:color w:val="000000"/>
          <w:sz w:val="24"/>
        </w:rPr>
        <w:t>减少</w:t>
      </w:r>
      <w:commentRangeEnd w:id="76"/>
      <w:r>
        <w:rPr>
          <w:rStyle w:val="af"/>
          <w:color w:val="000000"/>
          <w:sz w:val="24"/>
          <w:szCs w:val="24"/>
        </w:rPr>
        <w:commentReference w:id="76"/>
      </w:r>
      <w:r>
        <w:rPr>
          <w:color w:val="000000"/>
          <w:sz w:val="24"/>
        </w:rPr>
        <w:t>，</w:t>
      </w:r>
      <w:r>
        <w:rPr>
          <w:color w:val="000000"/>
          <w:sz w:val="24"/>
        </w:rPr>
        <w:t>这与前人研究相符</w:t>
      </w:r>
      <w:hyperlink w:anchor="docfit_ref_28" w:tooltip="跳转到参考文献 [28]" w:history="1">
        <w:r>
          <w:rPr>
            <w:color w:val="000000"/>
            <w:sz w:val="24"/>
            <w:vertAlign w:val="superscript"/>
          </w:rPr>
          <w:t>[28]</w:t>
        </w:r>
      </w:hyperlink>
      <w:r>
        <w:rPr>
          <w:color w:val="000000"/>
          <w:sz w:val="24"/>
        </w:rPr>
        <w:t>，</w:t>
      </w:r>
      <w:r>
        <w:rPr>
          <w:color w:val="000000"/>
          <w:sz w:val="24"/>
        </w:rPr>
        <w:t>表明产量性状构成因素之间不能全部同时增加，只有协调各产量构成因素，寻找最适施磷量，才能达到最佳产量</w:t>
      </w:r>
      <w:r>
        <w:rPr>
          <w:color w:val="000000"/>
          <w:sz w:val="24"/>
        </w:rPr>
        <w:t>。千粒重在本试验中受磷肥影响较小，符合前人研究</w:t>
      </w:r>
      <w:ins w:id="77" w:author="奕霖 李" w:date="2026-05-12T20:35:00Z">
        <w:r>
          <w:rPr>
            <w:color w:val="000000"/>
            <w:sz w:val="24"/>
          </w:rPr>
          <w:t>结论</w:t>
        </w:r>
      </w:ins>
      <w:hyperlink w:anchor="docfit_ref_29" w:tooltip="跳转到参考文献 [29]" w:history="1">
        <w:r>
          <w:rPr>
            <w:color w:val="000000"/>
            <w:sz w:val="24"/>
            <w:vertAlign w:val="superscript"/>
          </w:rPr>
          <w:t>[29]</w:t>
        </w:r>
      </w:hyperlink>
      <w:r>
        <w:rPr>
          <w:color w:val="000000"/>
          <w:sz w:val="24"/>
        </w:rPr>
        <w:t>，施用磷肥后，</w:t>
      </w:r>
      <w:r>
        <w:rPr>
          <w:color w:val="000000"/>
          <w:sz w:val="24"/>
        </w:rPr>
        <w:t>水</w:t>
      </w:r>
      <w:commentRangeStart w:id="78"/>
      <w:r>
        <w:rPr>
          <w:color w:val="000000"/>
          <w:sz w:val="24"/>
        </w:rPr>
        <w:t>稻产量</w:t>
      </w:r>
      <w:commentRangeEnd w:id="78"/>
      <w:r>
        <w:rPr>
          <w:rStyle w:val="af"/>
          <w:color w:val="000000"/>
          <w:sz w:val="24"/>
          <w:szCs w:val="24"/>
        </w:rPr>
        <w:commentReference w:id="78"/>
      </w:r>
      <w:r>
        <w:rPr>
          <w:color w:val="000000"/>
          <w:sz w:val="24"/>
        </w:rPr>
        <w:t>主要归因于单位面积有效穗数、每穗粒数的增加和结实率的提高。</w:t>
      </w:r>
    </w:p>
    <w:p w14:paraId="56A4C49B" w14:textId="77777777" w:rsidR="000921BD" w:rsidRDefault="000921BD" w:rsidP="000921BD">
      <w:pPr>
        <w:pStyle w:val="23"/>
        <w:spacing w:beforeLines="0" w:afterLines="0" w:line="400" w:lineRule="exact"/>
        <w:jc w:val="left"/>
        <w:outlineLvl w:val="2"/>
        <w:rPr>
          <w:rFonts w:ascii="宋体" w:eastAsia="宋体" w:hAnsi="宋体"/>
          <w:b/>
          <w:sz w:val="24"/>
        </w:rPr>
      </w:pPr>
    </w:p>
    <w:p w14:paraId="4E11799D" w14:textId="77777777"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39"/>
          <w:pgSz w:w="11906" w:h="16838" w:code="9"/>
          <w:pgMar w:top="1134" w:right="1134" w:bottom="1134" w:left="1134" w:header="850" w:footer="992" w:gutter="0"/>
          <w:cols w:space="425"/>
          <w:docGrid w:linePitch="312"/>
        </w:sectPr>
      </w:pPr>
    </w:p>
    <w:p w14:paraId="00324FF9" w14:textId="77777777" w:rsidR="0013329F" w:rsidRDefault="003A0F90">
      <w:pPr>
        <w:pStyle w:val="1"/>
        <w:autoSpaceDE w:val="0"/>
        <w:autoSpaceDN w:val="0"/>
        <w:spacing w:before="480" w:after="360" w:line="400" w:lineRule="exact"/>
      </w:pPr>
      <w:bookmarkStart w:id="79" w:name="docfit_s003_Toc20658"/>
      <w:bookmarkStart w:id="80" w:name="_Toc236831526"/>
      <w:r>
        <w:rPr>
          <w:rFonts w:cs="黑体"/>
          <w:color w:val="000000"/>
          <w:szCs w:val="32"/>
        </w:rPr>
        <w:t>第五章</w:t>
      </w:r>
      <w:r>
        <w:rPr>
          <w:rFonts w:cs="黑体"/>
          <w:color w:val="000000"/>
          <w:szCs w:val="32"/>
        </w:rPr>
        <w:t xml:space="preserve"> </w:t>
      </w:r>
      <w:r>
        <w:rPr>
          <w:rFonts w:cs="黑体"/>
          <w:color w:val="000000"/>
          <w:szCs w:val="32"/>
        </w:rPr>
        <w:t>结论</w:t>
      </w:r>
      <w:bookmarkEnd w:id="79"/>
      <w:bookmarkEnd w:id="80"/>
    </w:p>
    <w:p w14:paraId="2D86BBE1"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在供试的两个地区中，长沙地区中嘉早</w:t>
      </w:r>
      <w:r>
        <w:rPr>
          <w:color w:val="000000"/>
          <w:sz w:val="24"/>
        </w:rPr>
        <w:t>17</w:t>
      </w:r>
      <w:r>
        <w:rPr>
          <w:color w:val="000000"/>
          <w:sz w:val="24"/>
        </w:rPr>
        <w:t>在</w:t>
      </w:r>
      <w:r>
        <w:rPr>
          <w:color w:val="000000"/>
          <w:sz w:val="24"/>
        </w:rPr>
        <w:t>P60</w:t>
      </w:r>
      <w:r>
        <w:rPr>
          <w:color w:val="000000"/>
          <w:sz w:val="24"/>
        </w:rPr>
        <w:t>处理下产量最高，较</w:t>
      </w:r>
      <w:r>
        <w:rPr>
          <w:color w:val="000000"/>
          <w:sz w:val="24"/>
        </w:rPr>
        <w:t>P0</w:t>
      </w:r>
      <w:r>
        <w:rPr>
          <w:color w:val="000000"/>
          <w:sz w:val="24"/>
        </w:rPr>
        <w:t>增产</w:t>
      </w:r>
      <w:r>
        <w:rPr>
          <w:color w:val="000000"/>
          <w:sz w:val="24"/>
        </w:rPr>
        <w:t>8.01%</w:t>
      </w:r>
      <w:r>
        <w:rPr>
          <w:color w:val="000000"/>
          <w:sz w:val="24"/>
        </w:rPr>
        <w:t>，而</w:t>
      </w:r>
      <w:r>
        <w:rPr>
          <w:color w:val="000000"/>
          <w:sz w:val="24"/>
        </w:rPr>
        <w:t>P30</w:t>
      </w:r>
      <w:r>
        <w:rPr>
          <w:color w:val="000000"/>
          <w:sz w:val="24"/>
        </w:rPr>
        <w:t>和</w:t>
      </w:r>
      <w:r>
        <w:rPr>
          <w:color w:val="000000"/>
          <w:sz w:val="24"/>
        </w:rPr>
        <w:t>P90</w:t>
      </w:r>
      <w:r>
        <w:rPr>
          <w:color w:val="000000"/>
          <w:sz w:val="24"/>
        </w:rPr>
        <w:t>处理产量略低于</w:t>
      </w:r>
      <w:r>
        <w:rPr>
          <w:color w:val="000000"/>
          <w:sz w:val="24"/>
        </w:rPr>
        <w:t>P0</w:t>
      </w:r>
      <w:r>
        <w:rPr>
          <w:color w:val="000000"/>
          <w:sz w:val="24"/>
        </w:rPr>
        <w:t>；株两优</w:t>
      </w:r>
      <w:r>
        <w:rPr>
          <w:color w:val="000000"/>
          <w:sz w:val="24"/>
        </w:rPr>
        <w:t>4024</w:t>
      </w:r>
      <w:r>
        <w:rPr>
          <w:color w:val="000000"/>
          <w:sz w:val="24"/>
        </w:rPr>
        <w:t>则在</w:t>
      </w:r>
      <w:r>
        <w:rPr>
          <w:color w:val="000000"/>
          <w:sz w:val="24"/>
        </w:rPr>
        <w:t>P0</w:t>
      </w:r>
      <w:r>
        <w:rPr>
          <w:color w:val="000000"/>
          <w:sz w:val="24"/>
        </w:rPr>
        <w:t>处理下产量最高，所有施磷处理均表现为减产，其中</w:t>
      </w:r>
      <w:r>
        <w:rPr>
          <w:color w:val="000000"/>
          <w:sz w:val="24"/>
        </w:rPr>
        <w:t>P90</w:t>
      </w:r>
      <w:r>
        <w:rPr>
          <w:color w:val="000000"/>
          <w:sz w:val="24"/>
        </w:rPr>
        <w:t>减产幅度最大（</w:t>
      </w:r>
      <w:r>
        <w:rPr>
          <w:color w:val="000000"/>
          <w:sz w:val="24"/>
        </w:rPr>
        <w:t>7.65%</w:t>
      </w:r>
      <w:r>
        <w:rPr>
          <w:color w:val="000000"/>
          <w:sz w:val="24"/>
        </w:rPr>
        <w:t>）。沅陵地区中嘉早</w:t>
      </w:r>
      <w:r>
        <w:rPr>
          <w:color w:val="000000"/>
          <w:sz w:val="24"/>
        </w:rPr>
        <w:t>17</w:t>
      </w:r>
      <w:r>
        <w:rPr>
          <w:color w:val="000000"/>
          <w:sz w:val="24"/>
        </w:rPr>
        <w:t>在</w:t>
      </w:r>
      <w:r>
        <w:rPr>
          <w:color w:val="000000"/>
          <w:sz w:val="24"/>
        </w:rPr>
        <w:t>P30</w:t>
      </w:r>
      <w:r>
        <w:rPr>
          <w:color w:val="000000"/>
          <w:sz w:val="24"/>
        </w:rPr>
        <w:t>处理下产量最高，较</w:t>
      </w:r>
      <w:r>
        <w:rPr>
          <w:color w:val="000000"/>
          <w:sz w:val="24"/>
        </w:rPr>
        <w:t>P0</w:t>
      </w:r>
      <w:r>
        <w:rPr>
          <w:color w:val="000000"/>
          <w:sz w:val="24"/>
        </w:rPr>
        <w:t>增产</w:t>
      </w:r>
      <w:r>
        <w:rPr>
          <w:color w:val="000000"/>
          <w:sz w:val="24"/>
        </w:rPr>
        <w:t>7.76%</w:t>
      </w:r>
      <w:r>
        <w:rPr>
          <w:color w:val="000000"/>
          <w:sz w:val="24"/>
        </w:rPr>
        <w:t>，</w:t>
      </w:r>
      <w:r>
        <w:rPr>
          <w:color w:val="000000"/>
          <w:sz w:val="24"/>
        </w:rPr>
        <w:t>P60</w:t>
      </w:r>
      <w:r>
        <w:rPr>
          <w:color w:val="000000"/>
          <w:sz w:val="24"/>
        </w:rPr>
        <w:t>和</w:t>
      </w:r>
      <w:r>
        <w:rPr>
          <w:color w:val="000000"/>
          <w:sz w:val="24"/>
        </w:rPr>
        <w:t>P90</w:t>
      </w:r>
      <w:r>
        <w:rPr>
          <w:color w:val="000000"/>
          <w:sz w:val="24"/>
        </w:rPr>
        <w:t>处理则</w:t>
      </w:r>
      <w:r>
        <w:rPr>
          <w:color w:val="000000"/>
          <w:sz w:val="24"/>
        </w:rPr>
        <w:t>表现为</w:t>
      </w:r>
      <w:r>
        <w:rPr>
          <w:color w:val="000000"/>
          <w:sz w:val="24"/>
        </w:rPr>
        <w:t>减产；株两优</w:t>
      </w:r>
      <w:r>
        <w:rPr>
          <w:color w:val="000000"/>
          <w:sz w:val="24"/>
        </w:rPr>
        <w:t>4024</w:t>
      </w:r>
      <w:r>
        <w:rPr>
          <w:color w:val="000000"/>
          <w:sz w:val="24"/>
        </w:rPr>
        <w:t>在</w:t>
      </w:r>
      <w:r>
        <w:rPr>
          <w:color w:val="000000"/>
          <w:sz w:val="24"/>
        </w:rPr>
        <w:t>P90</w:t>
      </w:r>
      <w:r>
        <w:rPr>
          <w:color w:val="000000"/>
          <w:sz w:val="24"/>
        </w:rPr>
        <w:t>处理下产量最高，较</w:t>
      </w:r>
      <w:r>
        <w:rPr>
          <w:color w:val="000000"/>
          <w:sz w:val="24"/>
        </w:rPr>
        <w:t>P0</w:t>
      </w:r>
      <w:r>
        <w:rPr>
          <w:color w:val="000000"/>
          <w:sz w:val="24"/>
        </w:rPr>
        <w:t>增产</w:t>
      </w:r>
      <w:r>
        <w:rPr>
          <w:color w:val="000000"/>
          <w:sz w:val="24"/>
        </w:rPr>
        <w:t>10.76%</w:t>
      </w:r>
      <w:r>
        <w:rPr>
          <w:color w:val="000000"/>
          <w:sz w:val="24"/>
        </w:rPr>
        <w:t>，</w:t>
      </w:r>
      <w:r>
        <w:rPr>
          <w:color w:val="000000"/>
          <w:sz w:val="24"/>
        </w:rPr>
        <w:t>P30</w:t>
      </w:r>
      <w:r>
        <w:rPr>
          <w:color w:val="000000"/>
          <w:sz w:val="24"/>
        </w:rPr>
        <w:t>和</w:t>
      </w:r>
      <w:r>
        <w:rPr>
          <w:color w:val="000000"/>
          <w:sz w:val="24"/>
        </w:rPr>
        <w:t>P60</w:t>
      </w:r>
      <w:r>
        <w:rPr>
          <w:color w:val="000000"/>
          <w:sz w:val="24"/>
        </w:rPr>
        <w:t>处理</w:t>
      </w:r>
      <w:r>
        <w:rPr>
          <w:color w:val="000000"/>
          <w:sz w:val="24"/>
        </w:rPr>
        <w:t>产量低于</w:t>
      </w:r>
      <w:r>
        <w:rPr>
          <w:color w:val="000000"/>
          <w:sz w:val="24"/>
        </w:rPr>
        <w:t>P90</w:t>
      </w:r>
      <w:r>
        <w:rPr>
          <w:color w:val="000000"/>
          <w:sz w:val="24"/>
        </w:rPr>
        <w:t>。</w:t>
      </w:r>
      <w:r>
        <w:rPr>
          <w:color w:val="000000"/>
          <w:sz w:val="24"/>
        </w:rPr>
        <w:t>两个品种对磷肥的响应特征存在明显差异，在实际生产中应根据土壤有效磷含量和品种对磷素的响应特性制定差异化的磷肥管理方案。</w:t>
      </w:r>
      <w:r>
        <w:rPr>
          <w:color w:val="000000"/>
          <w:sz w:val="24"/>
        </w:rPr>
        <w:t>水稻各产量性状不太可能实现同时增长，协调他们之间的关系，寻找最适施肥量是提高产量的可行步骤。</w:t>
      </w:r>
    </w:p>
    <w:p w14:paraId="25B46287" w14:textId="77777777"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40"/>
          <w:pgSz w:w="11906" w:h="16838" w:code="9"/>
          <w:pgMar w:top="1134" w:right="1134" w:bottom="1134" w:left="1134" w:header="850" w:footer="992" w:gutter="0"/>
          <w:cols w:space="425"/>
          <w:docGrid w:linePitch="312"/>
        </w:sectPr>
      </w:pPr>
      <w:r>
        <w:br w:type="page"/>
      </w:r>
    </w:p>
    <w:p w14:paraId="14348B12" w14:textId="77777777" w:rsidR="00300069" w:rsidRPr="00D515D0" w:rsidRDefault="00300069" w:rsidP="00FF0BC2">
      <w:pPr>
        <w:pStyle w:val="1"/>
        <w:spacing w:before="480" w:after="360" w:line="400" w:lineRule="exact"/>
      </w:pPr>
      <w:bookmarkStart w:id="81" w:name="_Toc236831527"/>
      <w:r>
        <w:rPr>
          <w:rFonts w:hint="eastAsia"/>
          <w:color w:val="000000"/>
        </w:rPr>
        <w:t>参考文献</w:t>
      </w:r>
      <w:bookmarkEnd w:id="81"/>
      <w:commentRangeStart w:id="82"/>
      <w:commentRangeEnd w:id="82"/>
      <w:r w:rsidRPr="00D515D0">
        <w:rPr>
          <w:rStyle w:val="af"/>
          <w:sz w:val="32"/>
          <w:szCs w:val="28"/>
        </w:rPr>
        <w:commentReference w:id="82"/>
      </w:r>
    </w:p>
    <w:p w14:paraId="6414A264"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83" w:name="docfit_s003_Ref229236149"/>
      <w:bookmarkStart w:id="84" w:name="docfit_ref_1"/>
      <w:r>
        <w:rPr>
          <w:color w:val="000000"/>
          <w:sz w:val="24"/>
        </w:rPr>
        <w:t xml:space="preserve">FAO. FAOSTAT: FAO Statistical Databases[EB/OL]. Rome: Food and Agriculture Organization of the United Nations, 2007. </w:t>
      </w:r>
      <w:bookmarkEnd w:id="83"/>
      <w:bookmarkEnd w:id="84"/>
      <w:commentRangeStart w:id="85"/>
      <w:commentRangeEnd w:id="85"/>
      <w:r>
        <w:rPr>
          <w:rStyle w:val="af"/>
          <w:rFonts w:ascii="宋体" w:hAnsi="宋体" w:cs="Arial"/>
          <w:kern w:val="0"/>
          <w:szCs w:val="24"/>
        </w:rPr>
        <w:commentReference w:id="85"/>
      </w:r>
    </w:p>
    <w:p w14:paraId="419C83F2"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86" w:name="docfit_s003_Ref229236226"/>
      <w:bookmarkStart w:id="87" w:name="docfit_ref_2"/>
      <w:r>
        <w:rPr>
          <w:color w:val="000000"/>
          <w:sz w:val="24"/>
        </w:rPr>
        <w:t>梁琳</w:t>
      </w:r>
      <w:r>
        <w:rPr>
          <w:color w:val="000000"/>
          <w:sz w:val="24"/>
        </w:rPr>
        <w:t>,</w:t>
      </w:r>
      <w:r>
        <w:rPr>
          <w:color w:val="000000"/>
          <w:sz w:val="24"/>
        </w:rPr>
        <w:t>黄晓琴</w:t>
      </w:r>
      <w:r>
        <w:rPr>
          <w:color w:val="000000"/>
          <w:sz w:val="24"/>
        </w:rPr>
        <w:t>,</w:t>
      </w:r>
      <w:r>
        <w:rPr>
          <w:color w:val="000000"/>
          <w:sz w:val="24"/>
        </w:rPr>
        <w:t>周传猛</w:t>
      </w:r>
      <w:r>
        <w:rPr>
          <w:color w:val="000000"/>
          <w:sz w:val="24"/>
        </w:rPr>
        <w:t>,</w:t>
      </w:r>
      <w:r>
        <w:rPr>
          <w:color w:val="000000"/>
          <w:sz w:val="24"/>
        </w:rPr>
        <w:t>等</w:t>
      </w:r>
      <w:r>
        <w:rPr>
          <w:color w:val="000000"/>
          <w:sz w:val="24"/>
        </w:rPr>
        <w:t>.</w:t>
      </w:r>
      <w:r>
        <w:rPr>
          <w:color w:val="000000"/>
          <w:sz w:val="24"/>
        </w:rPr>
        <w:t>米粉加工专用型高产杂交水稻特优</w:t>
      </w:r>
      <w:r>
        <w:rPr>
          <w:color w:val="000000"/>
          <w:sz w:val="24"/>
        </w:rPr>
        <w:t>269</w:t>
      </w:r>
      <w:r>
        <w:rPr>
          <w:color w:val="000000"/>
          <w:sz w:val="24"/>
        </w:rPr>
        <w:t>主要农艺性状与产量的相关性和通径分析</w:t>
      </w:r>
      <w:r>
        <w:rPr>
          <w:color w:val="000000"/>
          <w:sz w:val="24"/>
        </w:rPr>
        <w:t>[J].</w:t>
      </w:r>
      <w:r>
        <w:rPr>
          <w:color w:val="000000"/>
          <w:sz w:val="24"/>
        </w:rPr>
        <w:t>农业与技术</w:t>
      </w:r>
      <w:r>
        <w:rPr>
          <w:color w:val="000000"/>
          <w:sz w:val="24"/>
        </w:rPr>
        <w:t>, 2020, 40(21):3.</w:t>
      </w:r>
      <w:bookmarkEnd w:id="86"/>
      <w:bookmarkEnd w:id="87"/>
    </w:p>
    <w:p w14:paraId="385024C2"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88" w:name="docfit_s003_Ref229236255"/>
      <w:bookmarkStart w:id="89" w:name="docfit_ref_3"/>
      <w:r>
        <w:rPr>
          <w:color w:val="000000"/>
          <w:sz w:val="24"/>
        </w:rPr>
        <w:t>文春燕</w:t>
      </w:r>
      <w:r>
        <w:rPr>
          <w:color w:val="000000"/>
          <w:sz w:val="24"/>
        </w:rPr>
        <w:t>,</w:t>
      </w:r>
      <w:r>
        <w:rPr>
          <w:color w:val="000000"/>
          <w:sz w:val="24"/>
        </w:rPr>
        <w:t>熊运华</w:t>
      </w:r>
      <w:r>
        <w:rPr>
          <w:color w:val="000000"/>
          <w:sz w:val="24"/>
        </w:rPr>
        <w:t>,</w:t>
      </w:r>
      <w:r>
        <w:rPr>
          <w:color w:val="000000"/>
          <w:sz w:val="24"/>
        </w:rPr>
        <w:t>姚晓云</w:t>
      </w:r>
      <w:r>
        <w:rPr>
          <w:color w:val="000000"/>
          <w:sz w:val="24"/>
        </w:rPr>
        <w:t>,</w:t>
      </w:r>
      <w:r>
        <w:rPr>
          <w:color w:val="000000"/>
          <w:sz w:val="24"/>
        </w:rPr>
        <w:t>等</w:t>
      </w:r>
      <w:r>
        <w:rPr>
          <w:color w:val="000000"/>
          <w:sz w:val="24"/>
        </w:rPr>
        <w:t>.</w:t>
      </w:r>
      <w:r>
        <w:rPr>
          <w:color w:val="000000"/>
          <w:sz w:val="24"/>
        </w:rPr>
        <w:t>氮肥施用对米粉专用稻产量</w:t>
      </w:r>
      <w:r>
        <w:rPr>
          <w:color w:val="000000"/>
          <w:sz w:val="24"/>
        </w:rPr>
        <w:t>,</w:t>
      </w:r>
      <w:r>
        <w:rPr>
          <w:color w:val="000000"/>
          <w:sz w:val="24"/>
        </w:rPr>
        <w:t>米质及加工特性的影响</w:t>
      </w:r>
      <w:r>
        <w:rPr>
          <w:color w:val="000000"/>
          <w:sz w:val="24"/>
        </w:rPr>
        <w:t>[J].</w:t>
      </w:r>
      <w:r>
        <w:rPr>
          <w:color w:val="000000"/>
          <w:sz w:val="24"/>
        </w:rPr>
        <w:t>中国水稻科学</w:t>
      </w:r>
      <w:r>
        <w:rPr>
          <w:color w:val="000000"/>
          <w:sz w:val="24"/>
        </w:rPr>
        <w:t>, 2020, 34(6):12.</w:t>
      </w:r>
      <w:bookmarkStart w:id="90" w:name="docfit_s003_Ref229236284"/>
      <w:bookmarkEnd w:id="88"/>
      <w:bookmarkEnd w:id="89"/>
    </w:p>
    <w:p w14:paraId="16086958"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91" w:name="docfit_ref_4"/>
      <w:r>
        <w:rPr>
          <w:color w:val="000000"/>
          <w:sz w:val="24"/>
        </w:rPr>
        <w:t>陈世平</w:t>
      </w:r>
      <w:r>
        <w:rPr>
          <w:color w:val="000000"/>
          <w:sz w:val="24"/>
        </w:rPr>
        <w:t>,</w:t>
      </w:r>
      <w:r>
        <w:rPr>
          <w:color w:val="000000"/>
          <w:sz w:val="24"/>
        </w:rPr>
        <w:t>陈金团</w:t>
      </w:r>
      <w:r>
        <w:rPr>
          <w:color w:val="000000"/>
          <w:sz w:val="24"/>
        </w:rPr>
        <w:t>.</w:t>
      </w:r>
      <w:r>
        <w:rPr>
          <w:color w:val="000000"/>
          <w:sz w:val="24"/>
        </w:rPr>
        <w:t>不同施磷量对水稻产量</w:t>
      </w:r>
      <w:r>
        <w:rPr>
          <w:color w:val="000000"/>
          <w:sz w:val="24"/>
        </w:rPr>
        <w:t>,</w:t>
      </w:r>
      <w:r>
        <w:rPr>
          <w:color w:val="000000"/>
          <w:sz w:val="24"/>
        </w:rPr>
        <w:t>品质及磷肥利用率的影响</w:t>
      </w:r>
      <w:r>
        <w:rPr>
          <w:color w:val="000000"/>
          <w:sz w:val="24"/>
        </w:rPr>
        <w:t>[J].</w:t>
      </w:r>
      <w:r>
        <w:rPr>
          <w:color w:val="000000"/>
          <w:sz w:val="24"/>
        </w:rPr>
        <w:t>安徽农学通报</w:t>
      </w:r>
      <w:r>
        <w:rPr>
          <w:color w:val="000000"/>
          <w:sz w:val="24"/>
        </w:rPr>
        <w:t>, 2019, 025(013):57-58,109.</w:t>
      </w:r>
      <w:bookmarkEnd w:id="90"/>
      <w:bookmarkEnd w:id="91"/>
    </w:p>
    <w:p w14:paraId="5BBE22BE"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92" w:name="docfit_s003_Ref229236288"/>
      <w:bookmarkStart w:id="93" w:name="docfit_ref_5"/>
      <w:r>
        <w:rPr>
          <w:color w:val="000000"/>
          <w:sz w:val="24"/>
        </w:rPr>
        <w:t>肖红梅</w:t>
      </w:r>
      <w:r>
        <w:rPr>
          <w:color w:val="000000"/>
          <w:sz w:val="24"/>
        </w:rPr>
        <w:t>,</w:t>
      </w:r>
      <w:r>
        <w:rPr>
          <w:color w:val="000000"/>
          <w:sz w:val="24"/>
        </w:rPr>
        <w:t>刘建文</w:t>
      </w:r>
      <w:r>
        <w:rPr>
          <w:color w:val="000000"/>
          <w:sz w:val="24"/>
        </w:rPr>
        <w:t>.</w:t>
      </w:r>
      <w:r>
        <w:rPr>
          <w:color w:val="000000"/>
          <w:sz w:val="24"/>
        </w:rPr>
        <w:t>磷肥对水稻高产的影响试验</w:t>
      </w:r>
      <w:r>
        <w:rPr>
          <w:color w:val="000000"/>
          <w:sz w:val="24"/>
        </w:rPr>
        <w:t>[J].</w:t>
      </w:r>
      <w:r>
        <w:rPr>
          <w:color w:val="000000"/>
          <w:sz w:val="24"/>
        </w:rPr>
        <w:t>南方农机</w:t>
      </w:r>
      <w:r>
        <w:rPr>
          <w:color w:val="000000"/>
          <w:sz w:val="24"/>
        </w:rPr>
        <w:t>, 2024, 55(4):64-66.DOI:10.3969/j.issn.1672-3872.2024.04.015.</w:t>
      </w:r>
      <w:bookmarkEnd w:id="92"/>
      <w:bookmarkEnd w:id="93"/>
    </w:p>
    <w:p w14:paraId="2847C1B2"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94" w:name="docfit_s003_Ref9596"/>
      <w:bookmarkStart w:id="95" w:name="docfit_ref_6"/>
      <w:r>
        <w:rPr>
          <w:color w:val="000000"/>
          <w:sz w:val="24"/>
        </w:rPr>
        <w:t>徐壮</w:t>
      </w:r>
      <w:r>
        <w:rPr>
          <w:color w:val="000000"/>
          <w:sz w:val="24"/>
        </w:rPr>
        <w:t xml:space="preserve">, </w:t>
      </w:r>
      <w:r>
        <w:rPr>
          <w:color w:val="000000"/>
          <w:sz w:val="24"/>
        </w:rPr>
        <w:t>王婉瑕</w:t>
      </w:r>
      <w:r>
        <w:rPr>
          <w:color w:val="000000"/>
          <w:sz w:val="24"/>
        </w:rPr>
        <w:t xml:space="preserve">, </w:t>
      </w:r>
      <w:r>
        <w:rPr>
          <w:color w:val="000000"/>
          <w:sz w:val="24"/>
        </w:rPr>
        <w:t>徐磊</w:t>
      </w:r>
      <w:r>
        <w:rPr>
          <w:color w:val="000000"/>
          <w:sz w:val="24"/>
        </w:rPr>
        <w:t xml:space="preserve">, </w:t>
      </w:r>
      <w:r>
        <w:rPr>
          <w:color w:val="000000"/>
          <w:sz w:val="24"/>
        </w:rPr>
        <w:t>易可可</w:t>
      </w:r>
      <w:r>
        <w:rPr>
          <w:color w:val="000000"/>
          <w:sz w:val="24"/>
        </w:rPr>
        <w:t xml:space="preserve">. </w:t>
      </w:r>
      <w:r>
        <w:rPr>
          <w:color w:val="000000"/>
          <w:sz w:val="24"/>
        </w:rPr>
        <w:t>水稻磷素吸收与转运分子机制研究进展</w:t>
      </w:r>
      <w:r>
        <w:rPr>
          <w:color w:val="000000"/>
          <w:sz w:val="24"/>
        </w:rPr>
        <w:t>[J</w:t>
      </w:r>
      <w:r>
        <w:rPr>
          <w:color w:val="000000"/>
          <w:sz w:val="24"/>
        </w:rPr>
        <w:t xml:space="preserve">]. </w:t>
      </w:r>
      <w:r>
        <w:rPr>
          <w:color w:val="000000"/>
          <w:sz w:val="24"/>
        </w:rPr>
        <w:t>植物营养与肥料学报</w:t>
      </w:r>
      <w:r>
        <w:rPr>
          <w:color w:val="000000"/>
          <w:sz w:val="24"/>
        </w:rPr>
        <w:t>, 2018, 24(5): 1378−1385.</w:t>
      </w:r>
      <w:bookmarkEnd w:id="94"/>
      <w:bookmarkEnd w:id="95"/>
    </w:p>
    <w:p w14:paraId="197CF0E6"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96" w:name="docfit_s003_Ref27936"/>
      <w:bookmarkStart w:id="97" w:name="docfit_ref_7"/>
      <w:r>
        <w:rPr>
          <w:color w:val="000000"/>
          <w:sz w:val="24"/>
        </w:rPr>
        <w:t>明凤</w:t>
      </w:r>
      <w:r>
        <w:rPr>
          <w:color w:val="000000"/>
          <w:sz w:val="24"/>
        </w:rPr>
        <w:t>,</w:t>
      </w:r>
      <w:r>
        <w:rPr>
          <w:color w:val="000000"/>
          <w:sz w:val="24"/>
        </w:rPr>
        <w:t>张璇</w:t>
      </w:r>
      <w:r>
        <w:rPr>
          <w:color w:val="000000"/>
          <w:sz w:val="24"/>
        </w:rPr>
        <w:t>,</w:t>
      </w:r>
      <w:r>
        <w:rPr>
          <w:color w:val="000000"/>
          <w:sz w:val="24"/>
        </w:rPr>
        <w:t>张佰隆</w:t>
      </w:r>
      <w:r>
        <w:rPr>
          <w:color w:val="000000"/>
          <w:sz w:val="24"/>
        </w:rPr>
        <w:t>,</w:t>
      </w:r>
      <w:r>
        <w:rPr>
          <w:color w:val="000000"/>
          <w:sz w:val="24"/>
        </w:rPr>
        <w:t>等</w:t>
      </w:r>
      <w:r>
        <w:rPr>
          <w:color w:val="000000"/>
          <w:sz w:val="24"/>
        </w:rPr>
        <w:t>.</w:t>
      </w:r>
      <w:r>
        <w:rPr>
          <w:color w:val="000000"/>
          <w:sz w:val="24"/>
        </w:rPr>
        <w:t>水稻磷酸盐转运蛋白基因的克隆、表达及功能分析</w:t>
      </w:r>
      <w:r>
        <w:rPr>
          <w:color w:val="000000"/>
          <w:sz w:val="24"/>
        </w:rPr>
        <w:t>[C]//</w:t>
      </w:r>
      <w:r>
        <w:rPr>
          <w:color w:val="000000"/>
          <w:sz w:val="24"/>
        </w:rPr>
        <w:t>科技部</w:t>
      </w:r>
      <w:r>
        <w:rPr>
          <w:color w:val="000000"/>
          <w:sz w:val="24"/>
        </w:rPr>
        <w:t>863</w:t>
      </w:r>
      <w:r>
        <w:rPr>
          <w:color w:val="000000"/>
          <w:sz w:val="24"/>
        </w:rPr>
        <w:t>计划现代农业技术领域办公室</w:t>
      </w:r>
      <w:r>
        <w:rPr>
          <w:color w:val="000000"/>
          <w:sz w:val="24"/>
        </w:rPr>
        <w:t>.</w:t>
      </w:r>
      <w:r>
        <w:rPr>
          <w:color w:val="000000"/>
          <w:sz w:val="24"/>
        </w:rPr>
        <w:t>全国植物分子育种研讨会摘要集</w:t>
      </w:r>
      <w:r>
        <w:rPr>
          <w:color w:val="000000"/>
          <w:sz w:val="24"/>
        </w:rPr>
        <w:t>.</w:t>
      </w:r>
      <w:r>
        <w:rPr>
          <w:color w:val="000000"/>
          <w:sz w:val="24"/>
        </w:rPr>
        <w:t>复旦大学生命科学学院遗传学研究所遗传工程国家重点实验室</w:t>
      </w:r>
      <w:r>
        <w:rPr>
          <w:color w:val="000000"/>
          <w:sz w:val="24"/>
        </w:rPr>
        <w:t>;</w:t>
      </w:r>
      <w:r>
        <w:rPr>
          <w:color w:val="000000"/>
          <w:sz w:val="24"/>
        </w:rPr>
        <w:t>复旦大学生命科学学院植物科学研究所</w:t>
      </w:r>
      <w:r>
        <w:rPr>
          <w:color w:val="000000"/>
          <w:sz w:val="24"/>
        </w:rPr>
        <w:t xml:space="preserve">;,2009:7. </w:t>
      </w:r>
      <w:bookmarkEnd w:id="96"/>
      <w:bookmarkEnd w:id="97"/>
    </w:p>
    <w:p w14:paraId="2AC6565E"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98" w:name="docfit_s003_Ref229236339"/>
      <w:bookmarkStart w:id="99" w:name="docfit_ref_8"/>
      <w:r>
        <w:rPr>
          <w:color w:val="000000"/>
          <w:sz w:val="24"/>
        </w:rPr>
        <w:t>Lee C H</w:t>
      </w:r>
      <w:r>
        <w:rPr>
          <w:color w:val="000000"/>
          <w:sz w:val="24"/>
        </w:rPr>
        <w:t>，</w:t>
      </w:r>
      <w:r>
        <w:rPr>
          <w:color w:val="000000"/>
          <w:sz w:val="24"/>
        </w:rPr>
        <w:t>Park C Y</w:t>
      </w:r>
      <w:r>
        <w:rPr>
          <w:color w:val="000000"/>
          <w:sz w:val="24"/>
        </w:rPr>
        <w:t>，</w:t>
      </w:r>
      <w:r>
        <w:rPr>
          <w:color w:val="000000"/>
          <w:sz w:val="24"/>
        </w:rPr>
        <w:t>Park K D</w:t>
      </w:r>
      <w:r>
        <w:rPr>
          <w:color w:val="000000"/>
          <w:sz w:val="24"/>
        </w:rPr>
        <w:t>，</w:t>
      </w:r>
      <w:r>
        <w:rPr>
          <w:color w:val="000000"/>
          <w:sz w:val="24"/>
        </w:rPr>
        <w:t>et al. Long-term effects of fertilization on the forms and availability of soil phosphorus in rice paddy. Chemosphere</w:t>
      </w:r>
      <w:r>
        <w:rPr>
          <w:color w:val="000000"/>
          <w:sz w:val="24"/>
        </w:rPr>
        <w:t>，</w:t>
      </w:r>
      <w:r>
        <w:rPr>
          <w:color w:val="000000"/>
          <w:sz w:val="24"/>
        </w:rPr>
        <w:t>2004</w:t>
      </w:r>
      <w:r>
        <w:rPr>
          <w:color w:val="000000"/>
          <w:sz w:val="24"/>
        </w:rPr>
        <w:t>，</w:t>
      </w:r>
      <w:r>
        <w:rPr>
          <w:color w:val="000000"/>
          <w:sz w:val="24"/>
        </w:rPr>
        <w:t>56(3)</w:t>
      </w:r>
      <w:r>
        <w:rPr>
          <w:color w:val="000000"/>
          <w:sz w:val="24"/>
        </w:rPr>
        <w:t>：</w:t>
      </w:r>
      <w:r>
        <w:rPr>
          <w:color w:val="000000"/>
          <w:sz w:val="24"/>
        </w:rPr>
        <w:t>299-304.</w:t>
      </w:r>
      <w:bookmarkEnd w:id="98"/>
      <w:bookmarkEnd w:id="99"/>
    </w:p>
    <w:p w14:paraId="63DE8801"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00" w:name="docfit_s003_Ref229236345"/>
      <w:bookmarkStart w:id="101" w:name="docfit_ref_9"/>
      <w:r>
        <w:rPr>
          <w:color w:val="000000"/>
          <w:sz w:val="24"/>
        </w:rPr>
        <w:t>马畅</w:t>
      </w:r>
      <w:r>
        <w:rPr>
          <w:color w:val="000000"/>
          <w:sz w:val="24"/>
        </w:rPr>
        <w:t>,</w:t>
      </w:r>
      <w:r>
        <w:rPr>
          <w:color w:val="000000"/>
          <w:sz w:val="24"/>
        </w:rPr>
        <w:t>付雪蛟</w:t>
      </w:r>
      <w:r>
        <w:rPr>
          <w:color w:val="000000"/>
          <w:sz w:val="24"/>
        </w:rPr>
        <w:t>,</w:t>
      </w:r>
      <w:r>
        <w:rPr>
          <w:color w:val="000000"/>
          <w:sz w:val="24"/>
        </w:rPr>
        <w:t>吕小红</w:t>
      </w:r>
      <w:r>
        <w:rPr>
          <w:color w:val="000000"/>
          <w:sz w:val="24"/>
        </w:rPr>
        <w:t>,</w:t>
      </w:r>
      <w:r>
        <w:rPr>
          <w:color w:val="000000"/>
          <w:sz w:val="24"/>
        </w:rPr>
        <w:t>等</w:t>
      </w:r>
      <w:r>
        <w:rPr>
          <w:color w:val="000000"/>
          <w:sz w:val="24"/>
        </w:rPr>
        <w:t>.</w:t>
      </w:r>
      <w:r>
        <w:rPr>
          <w:color w:val="000000"/>
          <w:sz w:val="24"/>
        </w:rPr>
        <w:t>施磷量对水稻盐丰</w:t>
      </w:r>
      <w:r>
        <w:rPr>
          <w:color w:val="000000"/>
          <w:sz w:val="24"/>
        </w:rPr>
        <w:t>47</w:t>
      </w:r>
      <w:r>
        <w:rPr>
          <w:color w:val="000000"/>
          <w:sz w:val="24"/>
        </w:rPr>
        <w:t>产量</w:t>
      </w:r>
      <w:r>
        <w:rPr>
          <w:color w:val="000000"/>
          <w:sz w:val="24"/>
        </w:rPr>
        <w:t>,</w:t>
      </w:r>
      <w:r>
        <w:rPr>
          <w:color w:val="000000"/>
          <w:sz w:val="24"/>
        </w:rPr>
        <w:t>需磷量及磷肥利用率的影响</w:t>
      </w:r>
      <w:r>
        <w:rPr>
          <w:color w:val="000000"/>
          <w:sz w:val="24"/>
        </w:rPr>
        <w:t>[J].</w:t>
      </w:r>
      <w:r>
        <w:rPr>
          <w:color w:val="000000"/>
          <w:sz w:val="24"/>
        </w:rPr>
        <w:t>东北农业科学</w:t>
      </w:r>
      <w:r>
        <w:rPr>
          <w:color w:val="000000"/>
          <w:sz w:val="24"/>
        </w:rPr>
        <w:t>, 2022.DOI:10.16423/j.cnki.1003-8701.2022.06.004.</w:t>
      </w:r>
      <w:bookmarkEnd w:id="100"/>
      <w:bookmarkEnd w:id="101"/>
    </w:p>
    <w:p w14:paraId="6B146CFF"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02" w:name="docfit_s003_Ref229236356"/>
      <w:bookmarkStart w:id="103" w:name="docfit_ref_10"/>
      <w:r>
        <w:rPr>
          <w:color w:val="000000"/>
          <w:sz w:val="24"/>
        </w:rPr>
        <w:t>王姣琳</w:t>
      </w:r>
      <w:r>
        <w:rPr>
          <w:color w:val="000000"/>
          <w:sz w:val="24"/>
        </w:rPr>
        <w:t>,</w:t>
      </w:r>
      <w:r>
        <w:rPr>
          <w:color w:val="000000"/>
          <w:sz w:val="24"/>
        </w:rPr>
        <w:t>黄晓萌</w:t>
      </w:r>
      <w:r>
        <w:rPr>
          <w:color w:val="000000"/>
          <w:sz w:val="24"/>
        </w:rPr>
        <w:t>,</w:t>
      </w:r>
      <w:r>
        <w:rPr>
          <w:color w:val="000000"/>
          <w:sz w:val="24"/>
        </w:rPr>
        <w:t>王博博</w:t>
      </w:r>
      <w:r>
        <w:rPr>
          <w:color w:val="000000"/>
          <w:sz w:val="24"/>
        </w:rPr>
        <w:t>,</w:t>
      </w:r>
      <w:r>
        <w:rPr>
          <w:color w:val="000000"/>
          <w:sz w:val="24"/>
        </w:rPr>
        <w:t>等</w:t>
      </w:r>
      <w:r>
        <w:rPr>
          <w:color w:val="000000"/>
          <w:sz w:val="24"/>
        </w:rPr>
        <w:t>.</w:t>
      </w:r>
      <w:r>
        <w:rPr>
          <w:color w:val="000000"/>
          <w:sz w:val="24"/>
        </w:rPr>
        <w:t>长江流域中稻施肥增产效应及其影响因素</w:t>
      </w:r>
      <w:r>
        <w:rPr>
          <w:color w:val="000000"/>
          <w:sz w:val="24"/>
        </w:rPr>
        <w:t>[J].</w:t>
      </w:r>
      <w:r>
        <w:rPr>
          <w:color w:val="000000"/>
          <w:sz w:val="24"/>
        </w:rPr>
        <w:t>华中农业大学学报</w:t>
      </w:r>
      <w:r>
        <w:rPr>
          <w:color w:val="000000"/>
          <w:sz w:val="24"/>
        </w:rPr>
        <w:t>, 2022(002):041.DOI:10.13300/j.cnki.</w:t>
      </w:r>
      <w:r>
        <w:rPr>
          <w:color w:val="000000"/>
          <w:sz w:val="24"/>
        </w:rPr>
        <w:t>hnlkxb.2022.02.013.</w:t>
      </w:r>
      <w:bookmarkEnd w:id="102"/>
      <w:bookmarkEnd w:id="103"/>
    </w:p>
    <w:p w14:paraId="09A65C4A"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04" w:name="docfit_s003_Ref229236364"/>
      <w:bookmarkStart w:id="105" w:name="docfit_ref_11"/>
      <w:r>
        <w:rPr>
          <w:color w:val="000000"/>
          <w:sz w:val="24"/>
        </w:rPr>
        <w:t>马畅</w:t>
      </w:r>
      <w:r>
        <w:rPr>
          <w:color w:val="000000"/>
          <w:sz w:val="24"/>
        </w:rPr>
        <w:t>,</w:t>
      </w:r>
      <w:r>
        <w:rPr>
          <w:color w:val="000000"/>
          <w:sz w:val="24"/>
        </w:rPr>
        <w:t>付雪蛟</w:t>
      </w:r>
      <w:r>
        <w:rPr>
          <w:color w:val="000000"/>
          <w:sz w:val="24"/>
        </w:rPr>
        <w:t>,</w:t>
      </w:r>
      <w:r>
        <w:rPr>
          <w:color w:val="000000"/>
          <w:sz w:val="24"/>
        </w:rPr>
        <w:t>吕小红</w:t>
      </w:r>
      <w:r>
        <w:rPr>
          <w:color w:val="000000"/>
          <w:sz w:val="24"/>
        </w:rPr>
        <w:t>,</w:t>
      </w:r>
      <w:r>
        <w:rPr>
          <w:color w:val="000000"/>
          <w:sz w:val="24"/>
        </w:rPr>
        <w:t>等</w:t>
      </w:r>
      <w:r>
        <w:rPr>
          <w:color w:val="000000"/>
          <w:sz w:val="24"/>
        </w:rPr>
        <w:t>.</w:t>
      </w:r>
      <w:r>
        <w:rPr>
          <w:color w:val="000000"/>
          <w:sz w:val="24"/>
        </w:rPr>
        <w:t>施磷量对水稻盐丰</w:t>
      </w:r>
      <w:r>
        <w:rPr>
          <w:color w:val="000000"/>
          <w:sz w:val="24"/>
        </w:rPr>
        <w:t>47</w:t>
      </w:r>
      <w:r>
        <w:rPr>
          <w:color w:val="000000"/>
          <w:sz w:val="24"/>
        </w:rPr>
        <w:t>产量</w:t>
      </w:r>
      <w:r>
        <w:rPr>
          <w:color w:val="000000"/>
          <w:sz w:val="24"/>
        </w:rPr>
        <w:t>,</w:t>
      </w:r>
      <w:r>
        <w:rPr>
          <w:color w:val="000000"/>
          <w:sz w:val="24"/>
        </w:rPr>
        <w:t>需磷量及磷肥利用率的影响</w:t>
      </w:r>
      <w:r>
        <w:rPr>
          <w:color w:val="000000"/>
          <w:sz w:val="24"/>
        </w:rPr>
        <w:t>[J].</w:t>
      </w:r>
      <w:r>
        <w:rPr>
          <w:color w:val="000000"/>
          <w:sz w:val="24"/>
        </w:rPr>
        <w:t>东北农业科学</w:t>
      </w:r>
      <w:r>
        <w:rPr>
          <w:color w:val="000000"/>
          <w:sz w:val="24"/>
        </w:rPr>
        <w:t>, 2022.DOI:10.16423/j.cnki.1003-8701.2022.06.004.</w:t>
      </w:r>
      <w:bookmarkEnd w:id="104"/>
      <w:bookmarkEnd w:id="105"/>
    </w:p>
    <w:p w14:paraId="7F673A5F"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06" w:name="docfit_s003_Ref229241211"/>
      <w:bookmarkStart w:id="107" w:name="docfit_ref_12"/>
      <w:r>
        <w:rPr>
          <w:color w:val="000000"/>
          <w:sz w:val="24"/>
        </w:rPr>
        <w:t>Gor F A</w:t>
      </w:r>
      <w:r>
        <w:rPr>
          <w:color w:val="000000"/>
          <w:sz w:val="24"/>
        </w:rPr>
        <w:t>，</w:t>
      </w:r>
      <w:r>
        <w:rPr>
          <w:color w:val="000000"/>
          <w:sz w:val="24"/>
        </w:rPr>
        <w:t>Kuhne R F</w:t>
      </w:r>
      <w:r>
        <w:rPr>
          <w:color w:val="000000"/>
          <w:sz w:val="24"/>
        </w:rPr>
        <w:t>，</w:t>
      </w:r>
      <w:r>
        <w:rPr>
          <w:color w:val="000000"/>
          <w:sz w:val="24"/>
        </w:rPr>
        <w:t>Tanner D G</w:t>
      </w:r>
      <w:r>
        <w:rPr>
          <w:color w:val="000000"/>
          <w:sz w:val="24"/>
        </w:rPr>
        <w:t>，</w:t>
      </w:r>
      <w:r>
        <w:rPr>
          <w:color w:val="000000"/>
          <w:sz w:val="24"/>
        </w:rPr>
        <w:t>et al. Recovery of 15N-label urea applied to wheat (Triticum aestivum L.) in the Ethiopian high-lands as affected by P fertilization. Journal of Agronomy and Crop Science</w:t>
      </w:r>
      <w:r>
        <w:rPr>
          <w:color w:val="000000"/>
          <w:sz w:val="24"/>
        </w:rPr>
        <w:t>，</w:t>
      </w:r>
      <w:r>
        <w:rPr>
          <w:color w:val="000000"/>
          <w:sz w:val="24"/>
        </w:rPr>
        <w:t>2003</w:t>
      </w:r>
      <w:r>
        <w:rPr>
          <w:color w:val="000000"/>
          <w:sz w:val="24"/>
        </w:rPr>
        <w:t>，</w:t>
      </w:r>
      <w:r>
        <w:rPr>
          <w:color w:val="000000"/>
          <w:sz w:val="24"/>
        </w:rPr>
        <w:t>189</w:t>
      </w:r>
      <w:r>
        <w:rPr>
          <w:color w:val="000000"/>
          <w:sz w:val="24"/>
        </w:rPr>
        <w:t>：</w:t>
      </w:r>
      <w:r>
        <w:rPr>
          <w:color w:val="000000"/>
          <w:sz w:val="24"/>
        </w:rPr>
        <w:t>30-38.</w:t>
      </w:r>
      <w:bookmarkEnd w:id="106"/>
      <w:bookmarkEnd w:id="107"/>
    </w:p>
    <w:p w14:paraId="4E2F3ADB"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08" w:name="docfit_s003_Ref15412"/>
      <w:bookmarkStart w:id="109" w:name="docfit_ref_13"/>
      <w:r>
        <w:rPr>
          <w:color w:val="000000"/>
          <w:sz w:val="24"/>
        </w:rPr>
        <w:t>李俊峰</w:t>
      </w:r>
      <w:r>
        <w:rPr>
          <w:color w:val="000000"/>
          <w:sz w:val="24"/>
        </w:rPr>
        <w:t xml:space="preserve">. </w:t>
      </w:r>
      <w:r>
        <w:rPr>
          <w:color w:val="000000"/>
          <w:sz w:val="24"/>
        </w:rPr>
        <w:t>不同水稻品种对低磷响应的差异及其生理机制</w:t>
      </w:r>
      <w:r>
        <w:rPr>
          <w:color w:val="000000"/>
          <w:sz w:val="24"/>
        </w:rPr>
        <w:t xml:space="preserve">[D]. </w:t>
      </w:r>
      <w:r>
        <w:rPr>
          <w:color w:val="000000"/>
          <w:sz w:val="24"/>
        </w:rPr>
        <w:t>扬州</w:t>
      </w:r>
      <w:r>
        <w:rPr>
          <w:color w:val="000000"/>
          <w:sz w:val="24"/>
        </w:rPr>
        <w:t xml:space="preserve">: </w:t>
      </w:r>
      <w:r>
        <w:rPr>
          <w:color w:val="000000"/>
          <w:sz w:val="24"/>
        </w:rPr>
        <w:t>扬州大学</w:t>
      </w:r>
      <w:r>
        <w:rPr>
          <w:color w:val="000000"/>
          <w:sz w:val="24"/>
        </w:rPr>
        <w:t>, 2018.</w:t>
      </w:r>
      <w:bookmarkEnd w:id="108"/>
      <w:bookmarkEnd w:id="109"/>
    </w:p>
    <w:p w14:paraId="04F1B157"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10" w:name="docfit_s003_Ref15354"/>
      <w:bookmarkStart w:id="111" w:name="docfit_ref_14"/>
      <w:r>
        <w:rPr>
          <w:color w:val="000000"/>
          <w:sz w:val="24"/>
        </w:rPr>
        <w:t>李银银</w:t>
      </w:r>
      <w:r>
        <w:rPr>
          <w:color w:val="000000"/>
          <w:sz w:val="24"/>
        </w:rPr>
        <w:t xml:space="preserve">. </w:t>
      </w:r>
      <w:r>
        <w:rPr>
          <w:color w:val="000000"/>
          <w:sz w:val="24"/>
        </w:rPr>
        <w:t>水稻品种的耐低磷性及其农艺生理性状</w:t>
      </w:r>
      <w:r>
        <w:rPr>
          <w:color w:val="000000"/>
          <w:sz w:val="24"/>
        </w:rPr>
        <w:t xml:space="preserve">[D]. </w:t>
      </w:r>
      <w:r>
        <w:rPr>
          <w:color w:val="000000"/>
          <w:sz w:val="24"/>
        </w:rPr>
        <w:t>扬州：扬州大学</w:t>
      </w:r>
      <w:r>
        <w:rPr>
          <w:color w:val="000000"/>
          <w:sz w:val="24"/>
        </w:rPr>
        <w:t>, 2017.</w:t>
      </w:r>
      <w:bookmarkEnd w:id="110"/>
      <w:bookmarkEnd w:id="111"/>
    </w:p>
    <w:p w14:paraId="586C7618"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12" w:name="docfit_s003_Ref229236468"/>
      <w:bookmarkStart w:id="113" w:name="docfit_ref_15"/>
      <w:r>
        <w:rPr>
          <w:color w:val="000000"/>
          <w:sz w:val="24"/>
        </w:rPr>
        <w:t>刘力铭</w:t>
      </w:r>
      <w:r>
        <w:rPr>
          <w:color w:val="000000"/>
          <w:sz w:val="24"/>
        </w:rPr>
        <w:t>.</w:t>
      </w:r>
      <w:r>
        <w:rPr>
          <w:color w:val="000000"/>
          <w:sz w:val="24"/>
        </w:rPr>
        <w:t>四川隆昌市磷肥施入量对水稻产量和经济效益的影响</w:t>
      </w:r>
      <w:r>
        <w:rPr>
          <w:color w:val="000000"/>
          <w:sz w:val="24"/>
        </w:rPr>
        <w:t>[J].</w:t>
      </w:r>
      <w:r>
        <w:rPr>
          <w:color w:val="000000"/>
          <w:sz w:val="24"/>
        </w:rPr>
        <w:t>农业工程技术</w:t>
      </w:r>
      <w:r>
        <w:rPr>
          <w:color w:val="000000"/>
          <w:sz w:val="24"/>
        </w:rPr>
        <w:t>, 2025, 45(28):43-44.</w:t>
      </w:r>
      <w:bookmarkEnd w:id="112"/>
      <w:bookmarkEnd w:id="113"/>
    </w:p>
    <w:p w14:paraId="2347F791"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14" w:name="docfit_s003_Ref229236474"/>
      <w:bookmarkStart w:id="115" w:name="docfit_ref_16"/>
      <w:r>
        <w:rPr>
          <w:color w:val="000000"/>
          <w:sz w:val="24"/>
        </w:rPr>
        <w:t>欧震</w:t>
      </w:r>
      <w:r>
        <w:rPr>
          <w:color w:val="000000"/>
          <w:sz w:val="24"/>
        </w:rPr>
        <w:t>.</w:t>
      </w:r>
      <w:r>
        <w:rPr>
          <w:color w:val="000000"/>
          <w:sz w:val="24"/>
        </w:rPr>
        <w:t>磷肥减量施用对双季稻田水稻产量及磷素养分流失的影响</w:t>
      </w:r>
      <w:r>
        <w:rPr>
          <w:color w:val="000000"/>
          <w:sz w:val="24"/>
        </w:rPr>
        <w:t>[D</w:t>
      </w:r>
      <w:r>
        <w:rPr>
          <w:color w:val="000000"/>
          <w:sz w:val="24"/>
        </w:rPr>
        <w:t>].</w:t>
      </w:r>
      <w:r>
        <w:rPr>
          <w:color w:val="000000"/>
          <w:sz w:val="24"/>
        </w:rPr>
        <w:t>湖南农业大学</w:t>
      </w:r>
      <w:r>
        <w:rPr>
          <w:color w:val="000000"/>
          <w:sz w:val="24"/>
        </w:rPr>
        <w:t>,2021.</w:t>
      </w:r>
      <w:bookmarkEnd w:id="114"/>
      <w:bookmarkEnd w:id="115"/>
    </w:p>
    <w:p w14:paraId="1AF12DF3"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16" w:name="docfit_s003_Ref229236500"/>
      <w:bookmarkStart w:id="117" w:name="docfit_ref_17"/>
      <w:r>
        <w:rPr>
          <w:color w:val="000000"/>
          <w:sz w:val="24"/>
        </w:rPr>
        <w:t>王青凤</w:t>
      </w:r>
      <w:r>
        <w:rPr>
          <w:color w:val="000000"/>
          <w:sz w:val="24"/>
        </w:rPr>
        <w:t>,</w:t>
      </w:r>
      <w:r>
        <w:rPr>
          <w:color w:val="000000"/>
          <w:sz w:val="24"/>
        </w:rPr>
        <w:t>冯莉娥</w:t>
      </w:r>
      <w:r>
        <w:rPr>
          <w:color w:val="000000"/>
          <w:sz w:val="24"/>
        </w:rPr>
        <w:t>,</w:t>
      </w:r>
      <w:r>
        <w:rPr>
          <w:color w:val="000000"/>
          <w:sz w:val="24"/>
        </w:rPr>
        <w:t>田惠萍</w:t>
      </w:r>
      <w:r>
        <w:rPr>
          <w:color w:val="000000"/>
          <w:sz w:val="24"/>
        </w:rPr>
        <w:t xml:space="preserve">. </w:t>
      </w:r>
      <w:r>
        <w:rPr>
          <w:color w:val="000000"/>
          <w:sz w:val="24"/>
        </w:rPr>
        <w:t>氮肥、磷肥、钾肥对水稻产量及肥料利用率的影响</w:t>
      </w:r>
      <w:r>
        <w:rPr>
          <w:color w:val="000000"/>
          <w:sz w:val="24"/>
        </w:rPr>
        <w:t>[J].</w:t>
      </w:r>
      <w:r>
        <w:rPr>
          <w:color w:val="000000"/>
          <w:sz w:val="24"/>
        </w:rPr>
        <w:t>基层农技推广</w:t>
      </w:r>
      <w:r>
        <w:rPr>
          <w:color w:val="000000"/>
          <w:sz w:val="24"/>
        </w:rPr>
        <w:t>,2025,13(12):46-50.</w:t>
      </w:r>
      <w:bookmarkEnd w:id="116"/>
      <w:bookmarkEnd w:id="117"/>
    </w:p>
    <w:p w14:paraId="317C8690"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18" w:name="docfit_s003_Ref229236518"/>
      <w:bookmarkStart w:id="119" w:name="docfit_ref_18"/>
      <w:r>
        <w:rPr>
          <w:color w:val="000000"/>
          <w:sz w:val="24"/>
        </w:rPr>
        <w:t>胡溶</w:t>
      </w:r>
      <w:r>
        <w:rPr>
          <w:color w:val="000000"/>
          <w:sz w:val="24"/>
        </w:rPr>
        <w:t>,</w:t>
      </w:r>
      <w:r>
        <w:rPr>
          <w:color w:val="000000"/>
          <w:sz w:val="24"/>
        </w:rPr>
        <w:t>胡田</w:t>
      </w:r>
      <w:r>
        <w:rPr>
          <w:color w:val="000000"/>
          <w:sz w:val="24"/>
        </w:rPr>
        <w:t>,</w:t>
      </w:r>
      <w:r>
        <w:rPr>
          <w:color w:val="000000"/>
          <w:sz w:val="24"/>
        </w:rPr>
        <w:t>陈光辉</w:t>
      </w:r>
      <w:r>
        <w:rPr>
          <w:color w:val="000000"/>
          <w:sz w:val="24"/>
        </w:rPr>
        <w:t>,</w:t>
      </w:r>
      <w:r>
        <w:rPr>
          <w:color w:val="000000"/>
          <w:sz w:val="24"/>
        </w:rPr>
        <w:t>等</w:t>
      </w:r>
      <w:r>
        <w:rPr>
          <w:color w:val="000000"/>
          <w:sz w:val="24"/>
        </w:rPr>
        <w:t>.</w:t>
      </w:r>
      <w:r>
        <w:rPr>
          <w:color w:val="000000"/>
          <w:sz w:val="24"/>
        </w:rPr>
        <w:t>生物炭与氮肥配施对米粉稻产量与稻米品质的影响</w:t>
      </w:r>
      <w:r>
        <w:rPr>
          <w:color w:val="000000"/>
          <w:sz w:val="24"/>
        </w:rPr>
        <w:t>[J].</w:t>
      </w:r>
      <w:r>
        <w:rPr>
          <w:color w:val="000000"/>
          <w:sz w:val="24"/>
        </w:rPr>
        <w:t>作物研究</w:t>
      </w:r>
      <w:r>
        <w:rPr>
          <w:color w:val="000000"/>
          <w:sz w:val="24"/>
        </w:rPr>
        <w:t>, 2023, 37(6):551-555.</w:t>
      </w:r>
      <w:bookmarkEnd w:id="118"/>
      <w:bookmarkEnd w:id="119"/>
    </w:p>
    <w:p w14:paraId="11432080"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20" w:name="docfit_s003_Ref229236540"/>
      <w:bookmarkStart w:id="121" w:name="docfit_ref_19"/>
      <w:r>
        <w:rPr>
          <w:color w:val="000000"/>
          <w:sz w:val="24"/>
        </w:rPr>
        <w:t>宋喜雅</w:t>
      </w:r>
      <w:r>
        <w:rPr>
          <w:color w:val="000000"/>
          <w:sz w:val="24"/>
        </w:rPr>
        <w:t>.</w:t>
      </w:r>
      <w:r>
        <w:rPr>
          <w:color w:val="000000"/>
          <w:sz w:val="24"/>
        </w:rPr>
        <w:t>大米半干法制粉工艺研究</w:t>
      </w:r>
      <w:r>
        <w:rPr>
          <w:color w:val="000000"/>
          <w:sz w:val="24"/>
        </w:rPr>
        <w:t>[D].</w:t>
      </w:r>
      <w:r>
        <w:rPr>
          <w:color w:val="000000"/>
          <w:sz w:val="24"/>
        </w:rPr>
        <w:t>河南工业大学</w:t>
      </w:r>
      <w:r>
        <w:rPr>
          <w:color w:val="000000"/>
          <w:sz w:val="24"/>
        </w:rPr>
        <w:t>,2023.</w:t>
      </w:r>
      <w:bookmarkEnd w:id="120"/>
      <w:bookmarkEnd w:id="121"/>
    </w:p>
    <w:p w14:paraId="57428E56"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22" w:name="docfit_s003_Ref229236560"/>
      <w:bookmarkStart w:id="123" w:name="docfit_ref_20"/>
      <w:r>
        <w:rPr>
          <w:color w:val="000000"/>
          <w:sz w:val="24"/>
        </w:rPr>
        <w:t>张锦滨</w:t>
      </w:r>
      <w:r>
        <w:rPr>
          <w:color w:val="000000"/>
          <w:sz w:val="24"/>
        </w:rPr>
        <w:t>,</w:t>
      </w:r>
      <w:r>
        <w:rPr>
          <w:color w:val="000000"/>
          <w:sz w:val="24"/>
        </w:rPr>
        <w:t>王晓云</w:t>
      </w:r>
      <w:r>
        <w:rPr>
          <w:color w:val="000000"/>
          <w:sz w:val="24"/>
        </w:rPr>
        <w:t>,</w:t>
      </w:r>
      <w:r>
        <w:rPr>
          <w:color w:val="000000"/>
          <w:sz w:val="24"/>
        </w:rPr>
        <w:t>孟圆</w:t>
      </w:r>
      <w:r>
        <w:rPr>
          <w:color w:val="000000"/>
          <w:sz w:val="24"/>
        </w:rPr>
        <w:t>,</w:t>
      </w:r>
      <w:r>
        <w:rPr>
          <w:color w:val="000000"/>
          <w:sz w:val="24"/>
        </w:rPr>
        <w:t>等</w:t>
      </w:r>
      <w:r>
        <w:rPr>
          <w:color w:val="000000"/>
          <w:sz w:val="24"/>
        </w:rPr>
        <w:t>.</w:t>
      </w:r>
      <w:r>
        <w:rPr>
          <w:color w:val="000000"/>
          <w:sz w:val="24"/>
        </w:rPr>
        <w:t>不同磷肥用量对水稻产量效益</w:t>
      </w:r>
      <w:r>
        <w:rPr>
          <w:color w:val="000000"/>
          <w:sz w:val="24"/>
        </w:rPr>
        <w:t>,</w:t>
      </w:r>
      <w:r>
        <w:rPr>
          <w:color w:val="000000"/>
          <w:sz w:val="24"/>
        </w:rPr>
        <w:t>磷肥利用率及土壤养分的影响</w:t>
      </w:r>
      <w:r>
        <w:rPr>
          <w:color w:val="000000"/>
          <w:sz w:val="24"/>
        </w:rPr>
        <w:t>[J].</w:t>
      </w:r>
      <w:r>
        <w:rPr>
          <w:color w:val="000000"/>
          <w:sz w:val="24"/>
        </w:rPr>
        <w:t>中国农学通报</w:t>
      </w:r>
      <w:r>
        <w:rPr>
          <w:color w:val="000000"/>
          <w:sz w:val="24"/>
        </w:rPr>
        <w:t>, 2021.</w:t>
      </w:r>
      <w:bookmarkEnd w:id="122"/>
      <w:bookmarkEnd w:id="123"/>
    </w:p>
    <w:p w14:paraId="2F5B7028"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24" w:name="docfit_s003_Ref229236584"/>
      <w:bookmarkStart w:id="125" w:name="docfit_ref_21"/>
      <w:r>
        <w:rPr>
          <w:color w:val="000000"/>
          <w:sz w:val="24"/>
        </w:rPr>
        <w:t>宋桂云</w:t>
      </w:r>
      <w:r>
        <w:rPr>
          <w:color w:val="000000"/>
          <w:sz w:val="24"/>
        </w:rPr>
        <w:t>,</w:t>
      </w:r>
      <w:r>
        <w:rPr>
          <w:color w:val="000000"/>
          <w:sz w:val="24"/>
        </w:rPr>
        <w:t>苏雅乐</w:t>
      </w:r>
      <w:r>
        <w:rPr>
          <w:color w:val="000000"/>
          <w:sz w:val="24"/>
        </w:rPr>
        <w:t>,</w:t>
      </w:r>
      <w:r>
        <w:rPr>
          <w:color w:val="000000"/>
          <w:sz w:val="24"/>
        </w:rPr>
        <w:t>苏慧</w:t>
      </w:r>
      <w:r>
        <w:rPr>
          <w:color w:val="000000"/>
          <w:sz w:val="24"/>
        </w:rPr>
        <w:t>,</w:t>
      </w:r>
      <w:r>
        <w:rPr>
          <w:color w:val="000000"/>
          <w:sz w:val="24"/>
        </w:rPr>
        <w:t>张丽娟</w:t>
      </w:r>
      <w:r>
        <w:rPr>
          <w:color w:val="000000"/>
          <w:sz w:val="24"/>
        </w:rPr>
        <w:t>,</w:t>
      </w:r>
      <w:r>
        <w:rPr>
          <w:color w:val="000000"/>
          <w:sz w:val="24"/>
        </w:rPr>
        <w:t>徐正进</w:t>
      </w:r>
      <w:r>
        <w:rPr>
          <w:color w:val="000000"/>
          <w:sz w:val="24"/>
        </w:rPr>
        <w:t>,</w:t>
      </w:r>
      <w:r>
        <w:rPr>
          <w:color w:val="000000"/>
          <w:sz w:val="24"/>
        </w:rPr>
        <w:t>王云</w:t>
      </w:r>
      <w:r>
        <w:rPr>
          <w:color w:val="000000"/>
          <w:sz w:val="24"/>
        </w:rPr>
        <w:t xml:space="preserve">. </w:t>
      </w:r>
      <w:r>
        <w:rPr>
          <w:color w:val="000000"/>
          <w:sz w:val="24"/>
        </w:rPr>
        <w:t>田间低磷胁迫对沈农</w:t>
      </w:r>
      <w:r>
        <w:rPr>
          <w:color w:val="000000"/>
          <w:sz w:val="24"/>
        </w:rPr>
        <w:t>265</w:t>
      </w:r>
      <w:r>
        <w:rPr>
          <w:color w:val="000000"/>
          <w:sz w:val="24"/>
        </w:rPr>
        <w:t>和辽粳</w:t>
      </w:r>
      <w:r>
        <w:rPr>
          <w:color w:val="000000"/>
          <w:sz w:val="24"/>
        </w:rPr>
        <w:t>294</w:t>
      </w:r>
      <w:r>
        <w:rPr>
          <w:color w:val="000000"/>
          <w:sz w:val="24"/>
        </w:rPr>
        <w:t>水稻产量性状的影响</w:t>
      </w:r>
      <w:r>
        <w:rPr>
          <w:color w:val="000000"/>
          <w:sz w:val="24"/>
        </w:rPr>
        <w:t>[J].</w:t>
      </w:r>
      <w:r>
        <w:rPr>
          <w:color w:val="000000"/>
          <w:sz w:val="24"/>
        </w:rPr>
        <w:t>内蒙古民族大学学报</w:t>
      </w:r>
      <w:r>
        <w:rPr>
          <w:color w:val="000000"/>
          <w:sz w:val="24"/>
        </w:rPr>
        <w:t>(</w:t>
      </w:r>
      <w:r>
        <w:rPr>
          <w:color w:val="000000"/>
          <w:sz w:val="24"/>
        </w:rPr>
        <w:t>自然科学版</w:t>
      </w:r>
      <w:r>
        <w:rPr>
          <w:color w:val="000000"/>
          <w:sz w:val="24"/>
        </w:rPr>
        <w:t>),2008,23(06):632-636.</w:t>
      </w:r>
      <w:bookmarkEnd w:id="124"/>
      <w:bookmarkEnd w:id="125"/>
    </w:p>
    <w:p w14:paraId="48C9BCC8"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26" w:name="docfit_s003_Ref26396"/>
      <w:bookmarkStart w:id="127" w:name="docfit_ref_22"/>
      <w:bookmarkStart w:id="128" w:name="docfit_s003_Ref229413784"/>
      <w:r>
        <w:rPr>
          <w:color w:val="000000"/>
          <w:sz w:val="24"/>
        </w:rPr>
        <w:t>李雨阳</w:t>
      </w:r>
      <w:r>
        <w:rPr>
          <w:color w:val="000000"/>
          <w:sz w:val="24"/>
        </w:rPr>
        <w:t>,</w:t>
      </w:r>
      <w:r>
        <w:rPr>
          <w:color w:val="000000"/>
          <w:sz w:val="24"/>
        </w:rPr>
        <w:t>赵喜辉</w:t>
      </w:r>
      <w:r>
        <w:rPr>
          <w:color w:val="000000"/>
          <w:sz w:val="24"/>
        </w:rPr>
        <w:t>,</w:t>
      </w:r>
      <w:r>
        <w:rPr>
          <w:color w:val="000000"/>
          <w:sz w:val="24"/>
        </w:rPr>
        <w:t>郝威名</w:t>
      </w:r>
      <w:r>
        <w:rPr>
          <w:color w:val="000000"/>
          <w:sz w:val="24"/>
        </w:rPr>
        <w:t>,</w:t>
      </w:r>
      <w:r>
        <w:rPr>
          <w:color w:val="000000"/>
          <w:sz w:val="24"/>
        </w:rPr>
        <w:t>等</w:t>
      </w:r>
      <w:r>
        <w:rPr>
          <w:color w:val="000000"/>
          <w:sz w:val="24"/>
        </w:rPr>
        <w:t xml:space="preserve">. </w:t>
      </w:r>
      <w:r>
        <w:rPr>
          <w:color w:val="000000"/>
          <w:sz w:val="24"/>
        </w:rPr>
        <w:t>施磷量对不同磷敏感型水稻产量、品质及根系生长的影响</w:t>
      </w:r>
      <w:r>
        <w:rPr>
          <w:color w:val="000000"/>
          <w:sz w:val="24"/>
        </w:rPr>
        <w:t>[J].</w:t>
      </w:r>
      <w:r>
        <w:rPr>
          <w:color w:val="000000"/>
          <w:sz w:val="24"/>
        </w:rPr>
        <w:t>中国土壤与肥料</w:t>
      </w:r>
      <w:r>
        <w:rPr>
          <w:color w:val="000000"/>
          <w:sz w:val="24"/>
        </w:rPr>
        <w:t>,2023,(12):219-226.</w:t>
      </w:r>
      <w:bookmarkEnd w:id="126"/>
      <w:bookmarkEnd w:id="127"/>
    </w:p>
    <w:p w14:paraId="30482CC8"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29" w:name="docfit_ref_23"/>
      <w:r>
        <w:rPr>
          <w:color w:val="000000"/>
          <w:sz w:val="24"/>
        </w:rPr>
        <w:t>耿培</w:t>
      </w:r>
      <w:r>
        <w:rPr>
          <w:color w:val="000000"/>
          <w:sz w:val="24"/>
        </w:rPr>
        <w:t>,</w:t>
      </w:r>
      <w:r>
        <w:rPr>
          <w:color w:val="000000"/>
          <w:sz w:val="24"/>
        </w:rPr>
        <w:t>曹国璠</w:t>
      </w:r>
      <w:r>
        <w:rPr>
          <w:color w:val="000000"/>
          <w:sz w:val="24"/>
        </w:rPr>
        <w:t>,</w:t>
      </w:r>
      <w:r>
        <w:rPr>
          <w:color w:val="000000"/>
          <w:sz w:val="24"/>
        </w:rPr>
        <w:t>丁飞</w:t>
      </w:r>
      <w:r>
        <w:rPr>
          <w:color w:val="000000"/>
          <w:sz w:val="24"/>
        </w:rPr>
        <w:t xml:space="preserve">. </w:t>
      </w:r>
      <w:r>
        <w:rPr>
          <w:color w:val="000000"/>
          <w:sz w:val="24"/>
        </w:rPr>
        <w:t>水稻氮磷钾高产施肥模式研究</w:t>
      </w:r>
      <w:r>
        <w:rPr>
          <w:color w:val="000000"/>
          <w:sz w:val="24"/>
        </w:rPr>
        <w:t>[J].</w:t>
      </w:r>
      <w:r>
        <w:rPr>
          <w:color w:val="000000"/>
          <w:sz w:val="24"/>
        </w:rPr>
        <w:t>安徽农业科学</w:t>
      </w:r>
      <w:r>
        <w:rPr>
          <w:color w:val="000000"/>
          <w:sz w:val="24"/>
        </w:rPr>
        <w:t>,2008,(27):11852-11854.</w:t>
      </w:r>
      <w:bookmarkEnd w:id="128"/>
      <w:bookmarkEnd w:id="129"/>
    </w:p>
    <w:p w14:paraId="2EAB50D5"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30" w:name="docfit_s003_Ref5606"/>
      <w:bookmarkStart w:id="131" w:name="docfit_ref_24"/>
      <w:r>
        <w:rPr>
          <w:color w:val="000000"/>
          <w:sz w:val="24"/>
        </w:rPr>
        <w:t>闫金垚</w:t>
      </w:r>
      <w:r>
        <w:rPr>
          <w:color w:val="000000"/>
          <w:sz w:val="24"/>
        </w:rPr>
        <w:t>,</w:t>
      </w:r>
      <w:r>
        <w:rPr>
          <w:color w:val="000000"/>
          <w:sz w:val="24"/>
        </w:rPr>
        <w:t>鲁君明</w:t>
      </w:r>
      <w:r>
        <w:rPr>
          <w:color w:val="000000"/>
          <w:sz w:val="24"/>
        </w:rPr>
        <w:t>,</w:t>
      </w:r>
      <w:r>
        <w:rPr>
          <w:color w:val="000000"/>
          <w:sz w:val="24"/>
        </w:rPr>
        <w:t>侯文峰</w:t>
      </w:r>
      <w:r>
        <w:rPr>
          <w:color w:val="000000"/>
          <w:sz w:val="24"/>
        </w:rPr>
        <w:t>,</w:t>
      </w:r>
      <w:r>
        <w:rPr>
          <w:color w:val="000000"/>
          <w:sz w:val="24"/>
        </w:rPr>
        <w:t>等</w:t>
      </w:r>
      <w:r>
        <w:rPr>
          <w:color w:val="000000"/>
          <w:sz w:val="24"/>
        </w:rPr>
        <w:t xml:space="preserve">. </w:t>
      </w:r>
      <w:r>
        <w:rPr>
          <w:color w:val="000000"/>
          <w:sz w:val="24"/>
        </w:rPr>
        <w:t>磷肥用量对不同水稻品种产量和磷肥利用率的影响</w:t>
      </w:r>
      <w:r>
        <w:rPr>
          <w:color w:val="000000"/>
          <w:sz w:val="24"/>
        </w:rPr>
        <w:t xml:space="preserve"> [J]. </w:t>
      </w:r>
      <w:r>
        <w:rPr>
          <w:color w:val="000000"/>
          <w:sz w:val="24"/>
        </w:rPr>
        <w:t>中国农业科技导报</w:t>
      </w:r>
      <w:r>
        <w:rPr>
          <w:color w:val="000000"/>
          <w:sz w:val="24"/>
        </w:rPr>
        <w:t xml:space="preserve">, </w:t>
      </w:r>
      <w:r>
        <w:rPr>
          <w:color w:val="000000"/>
          <w:sz w:val="24"/>
        </w:rPr>
        <w:t>2018, 20 (08): 74-81. </w:t>
      </w:r>
      <w:bookmarkEnd w:id="130"/>
      <w:bookmarkEnd w:id="131"/>
    </w:p>
    <w:p w14:paraId="39120966"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32" w:name="docfit_s003_Ref14002"/>
      <w:bookmarkStart w:id="133" w:name="docfit_ref_25"/>
      <w:r>
        <w:rPr>
          <w:color w:val="000000"/>
          <w:sz w:val="24"/>
        </w:rPr>
        <w:t>罗莲香</w:t>
      </w:r>
      <w:r>
        <w:rPr>
          <w:color w:val="000000"/>
          <w:sz w:val="24"/>
        </w:rPr>
        <w:t>,</w:t>
      </w:r>
      <w:r>
        <w:rPr>
          <w:color w:val="000000"/>
          <w:sz w:val="24"/>
        </w:rPr>
        <w:t>袁彩庭</w:t>
      </w:r>
      <w:r>
        <w:rPr>
          <w:color w:val="000000"/>
          <w:sz w:val="24"/>
        </w:rPr>
        <w:t>,</w:t>
      </w:r>
      <w:r>
        <w:rPr>
          <w:color w:val="000000"/>
          <w:sz w:val="24"/>
        </w:rPr>
        <w:t>卢普相</w:t>
      </w:r>
      <w:r>
        <w:rPr>
          <w:color w:val="000000"/>
          <w:sz w:val="24"/>
        </w:rPr>
        <w:t>,</w:t>
      </w:r>
      <w:r>
        <w:rPr>
          <w:color w:val="000000"/>
          <w:sz w:val="24"/>
        </w:rPr>
        <w:t>等</w:t>
      </w:r>
      <w:r>
        <w:rPr>
          <w:color w:val="000000"/>
          <w:sz w:val="24"/>
        </w:rPr>
        <w:t xml:space="preserve">. </w:t>
      </w:r>
      <w:r>
        <w:rPr>
          <w:color w:val="000000"/>
          <w:sz w:val="24"/>
        </w:rPr>
        <w:t>在高产栽培中磷肥不同施用量对水稻生长效应和养分吸收的影响</w:t>
      </w:r>
      <w:r>
        <w:rPr>
          <w:color w:val="000000"/>
          <w:sz w:val="24"/>
        </w:rPr>
        <w:t xml:space="preserve"> [J]. </w:t>
      </w:r>
      <w:r>
        <w:rPr>
          <w:color w:val="000000"/>
          <w:sz w:val="24"/>
        </w:rPr>
        <w:t>热带亚热带土壤科学</w:t>
      </w:r>
      <w:r>
        <w:rPr>
          <w:color w:val="000000"/>
          <w:sz w:val="24"/>
        </w:rPr>
        <w:t>, 1995, (01): 30-35.</w:t>
      </w:r>
      <w:bookmarkEnd w:id="132"/>
      <w:bookmarkEnd w:id="133"/>
    </w:p>
    <w:p w14:paraId="0BA0953A"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34" w:name="docfit_s003_Ref14028"/>
      <w:bookmarkStart w:id="135" w:name="docfit_ref_26"/>
      <w:r>
        <w:rPr>
          <w:color w:val="000000"/>
          <w:sz w:val="24"/>
        </w:rPr>
        <w:t>张志才</w:t>
      </w:r>
      <w:r>
        <w:rPr>
          <w:color w:val="000000"/>
          <w:sz w:val="24"/>
        </w:rPr>
        <w:t xml:space="preserve">. </w:t>
      </w:r>
      <w:r>
        <w:rPr>
          <w:color w:val="000000"/>
          <w:sz w:val="24"/>
        </w:rPr>
        <w:t>金湖县丘陵地水稻</w:t>
      </w:r>
      <w:r>
        <w:rPr>
          <w:color w:val="000000"/>
          <w:sz w:val="24"/>
        </w:rPr>
        <w:t>3414</w:t>
      </w:r>
      <w:r>
        <w:rPr>
          <w:color w:val="000000"/>
          <w:sz w:val="24"/>
        </w:rPr>
        <w:t>肥效试验</w:t>
      </w:r>
      <w:r>
        <w:rPr>
          <w:color w:val="000000"/>
          <w:sz w:val="24"/>
        </w:rPr>
        <w:t xml:space="preserve"> [J]. </w:t>
      </w:r>
      <w:r>
        <w:rPr>
          <w:color w:val="000000"/>
          <w:sz w:val="24"/>
        </w:rPr>
        <w:t>农技服务</w:t>
      </w:r>
      <w:r>
        <w:rPr>
          <w:color w:val="000000"/>
          <w:sz w:val="24"/>
        </w:rPr>
        <w:t>, 2022, 39 (10): 31-36.</w:t>
      </w:r>
      <w:bookmarkEnd w:id="134"/>
      <w:bookmarkEnd w:id="135"/>
    </w:p>
    <w:p w14:paraId="423E2BC7"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36" w:name="docfit_s003_Ref14051"/>
      <w:bookmarkStart w:id="137" w:name="docfit_ref_27"/>
      <w:bookmarkStart w:id="138" w:name="docfit_s003_Ref229244537"/>
      <w:r>
        <w:rPr>
          <w:color w:val="000000"/>
          <w:sz w:val="24"/>
        </w:rPr>
        <w:t>粟学俊</w:t>
      </w:r>
      <w:r>
        <w:rPr>
          <w:color w:val="000000"/>
          <w:sz w:val="24"/>
        </w:rPr>
        <w:t xml:space="preserve">. </w:t>
      </w:r>
      <w:r>
        <w:rPr>
          <w:color w:val="000000"/>
          <w:sz w:val="24"/>
        </w:rPr>
        <w:t>杂交水稻主要经济性状的相关、通径及配合力、遗传率分析</w:t>
      </w:r>
      <w:r>
        <w:rPr>
          <w:color w:val="000000"/>
          <w:sz w:val="24"/>
        </w:rPr>
        <w:t xml:space="preserve">[D]. </w:t>
      </w:r>
      <w:r>
        <w:rPr>
          <w:color w:val="000000"/>
          <w:sz w:val="24"/>
        </w:rPr>
        <w:t>广西大学</w:t>
      </w:r>
      <w:r>
        <w:rPr>
          <w:color w:val="000000"/>
          <w:sz w:val="24"/>
        </w:rPr>
        <w:t>, 2002.</w:t>
      </w:r>
      <w:bookmarkEnd w:id="136"/>
      <w:bookmarkEnd w:id="137"/>
    </w:p>
    <w:p w14:paraId="2338CB0E"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39" w:name="docfit_s003_Ref14064"/>
      <w:bookmarkStart w:id="140" w:name="docfit_ref_28"/>
      <w:r>
        <w:rPr>
          <w:color w:val="000000"/>
          <w:sz w:val="24"/>
        </w:rPr>
        <w:t>钟太文</w:t>
      </w:r>
      <w:r>
        <w:rPr>
          <w:color w:val="000000"/>
          <w:sz w:val="24"/>
        </w:rPr>
        <w:t xml:space="preserve">. </w:t>
      </w:r>
      <w:r>
        <w:rPr>
          <w:color w:val="000000"/>
          <w:sz w:val="24"/>
        </w:rPr>
        <w:t>优质杂交稻荃优</w:t>
      </w:r>
      <w:r>
        <w:rPr>
          <w:color w:val="000000"/>
          <w:sz w:val="24"/>
        </w:rPr>
        <w:t>822</w:t>
      </w:r>
      <w:r>
        <w:rPr>
          <w:color w:val="000000"/>
          <w:sz w:val="24"/>
        </w:rPr>
        <w:t>的产量构成特点及高产栽培技术</w:t>
      </w:r>
      <w:r>
        <w:rPr>
          <w:color w:val="000000"/>
          <w:sz w:val="24"/>
        </w:rPr>
        <w:t xml:space="preserve"> [J]. </w:t>
      </w:r>
      <w:r>
        <w:rPr>
          <w:color w:val="000000"/>
          <w:sz w:val="24"/>
        </w:rPr>
        <w:t>农业科技通讯</w:t>
      </w:r>
      <w:r>
        <w:rPr>
          <w:color w:val="000000"/>
          <w:sz w:val="24"/>
        </w:rPr>
        <w:t>, 2021, (10): 263-265.</w:t>
      </w:r>
      <w:bookmarkEnd w:id="139"/>
      <w:bookmarkEnd w:id="140"/>
    </w:p>
    <w:p w14:paraId="417A6F31" w14:textId="77777777" w:rsidR="0013329F" w:rsidRDefault="003A0F90">
      <w:pPr>
        <w:widowControl/>
        <w:numPr>
          <w:ilvl w:val="0"/>
          <w:numId w:val="3"/>
        </w:numPr>
        <w:shd w:val="clear" w:color="auto" w:fill="FFFFFF"/>
        <w:autoSpaceDE w:val="0"/>
        <w:autoSpaceDN w:val="0"/>
        <w:spacing w:after="240" w:line="400" w:lineRule="exact"/>
        <w:rPr>
          <w:rFonts w:ascii="宋体" w:hAnsi="宋体" w:cs="Arial"/>
          <w:kern w:val="0"/>
        </w:rPr>
      </w:pPr>
      <w:bookmarkStart w:id="141" w:name="docfit_s003_Ref14073"/>
      <w:bookmarkStart w:id="142" w:name="docfit_ref_29"/>
      <w:r>
        <w:rPr>
          <w:color w:val="000000"/>
          <w:sz w:val="24"/>
        </w:rPr>
        <w:t>王伟妮，鲁剑巍，鲁明星，等</w:t>
      </w:r>
      <w:r>
        <w:rPr>
          <w:color w:val="000000"/>
          <w:sz w:val="24"/>
        </w:rPr>
        <w:t xml:space="preserve">. </w:t>
      </w:r>
      <w:r>
        <w:rPr>
          <w:color w:val="000000"/>
          <w:sz w:val="24"/>
        </w:rPr>
        <w:t>湖北省早、中、晚稻施磷增产效应及磷肥利用率研究</w:t>
      </w:r>
      <w:r>
        <w:rPr>
          <w:color w:val="000000"/>
          <w:sz w:val="24"/>
        </w:rPr>
        <w:t xml:space="preserve"> [J].</w:t>
      </w:r>
      <w:r>
        <w:rPr>
          <w:color w:val="000000"/>
          <w:sz w:val="24"/>
        </w:rPr>
        <w:t>植物营养与肥料学报，</w:t>
      </w:r>
      <w:r>
        <w:rPr>
          <w:color w:val="000000"/>
          <w:sz w:val="24"/>
        </w:rPr>
        <w:t>2011</w:t>
      </w:r>
      <w:r>
        <w:rPr>
          <w:color w:val="000000"/>
          <w:sz w:val="24"/>
        </w:rPr>
        <w:t>，</w:t>
      </w:r>
      <w:r>
        <w:rPr>
          <w:color w:val="000000"/>
          <w:sz w:val="24"/>
        </w:rPr>
        <w:t>17</w:t>
      </w:r>
      <w:r>
        <w:rPr>
          <w:color w:val="000000"/>
          <w:sz w:val="24"/>
        </w:rPr>
        <w:t>（</w:t>
      </w:r>
      <w:r>
        <w:rPr>
          <w:color w:val="000000"/>
          <w:sz w:val="24"/>
        </w:rPr>
        <w:t>4</w:t>
      </w:r>
      <w:r>
        <w:rPr>
          <w:color w:val="000000"/>
          <w:sz w:val="24"/>
        </w:rPr>
        <w:t>）：</w:t>
      </w:r>
      <w:r>
        <w:rPr>
          <w:color w:val="000000"/>
          <w:sz w:val="24"/>
        </w:rPr>
        <w:t>795-802.</w:t>
      </w:r>
      <w:bookmarkEnd w:id="138"/>
      <w:bookmarkEnd w:id="141"/>
      <w:bookmarkEnd w:id="142"/>
    </w:p>
    <w:p w14:paraId="779D7517" w14:textId="77777777" w:rsidR="002C5865" w:rsidRDefault="002C5865" w:rsidP="00E11F0C">
      <w:pPr>
        <w:widowControl/>
        <w:shd w:val="clear" w:color="auto" w:fill="FFFFFF"/>
        <w:spacing w:line="400" w:lineRule="exact"/>
        <w:ind w:firstLine="480"/>
        <w:jc w:val="left"/>
        <w:rPr>
          <w:rFonts w:ascii="宋体" w:hAnsi="宋体" w:cs="Arial"/>
          <w:color w:val="0000FF"/>
          <w:kern w:val="0"/>
        </w:rPr>
      </w:pPr>
    </w:p>
    <w:p w14:paraId="2E3EAC77" w14:textId="77777777"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41"/>
          <w:pgSz w:w="11906" w:h="16838" w:code="9"/>
          <w:pgMar w:top="1134" w:right="1134" w:bottom="1134" w:left="1134" w:header="850" w:footer="992" w:gutter="0"/>
          <w:cols w:space="425"/>
          <w:docGrid w:linePitch="312"/>
        </w:sectPr>
      </w:pPr>
    </w:p>
    <w:p w14:paraId="356B174A" w14:textId="77777777" w:rsidR="00DB3460" w:rsidRPr="00D515D0" w:rsidRDefault="00DB3460" w:rsidP="00FF0BC2">
      <w:pPr>
        <w:pStyle w:val="1"/>
        <w:spacing w:before="480" w:after="360" w:line="400" w:lineRule="exact"/>
      </w:pPr>
      <w:bookmarkStart w:id="143" w:name="_Toc236831528"/>
      <w:r>
        <w:rPr>
          <w:rFonts w:hint="eastAsia"/>
          <w:color w:val="000000"/>
        </w:rPr>
        <w:t xml:space="preserve">附  录 </w:t>
      </w:r>
      <w:r>
        <w:rPr>
          <w:color w:val="767676"/>
        </w:rPr>
        <w:t>（选填）</w:t>
      </w:r>
      <w:bookmarkEnd w:id="143"/>
    </w:p>
    <w:p w14:paraId="6869455A" w14:textId="77777777" w:rsidR="0094280F" w:rsidRDefault="007F605A" w:rsidP="0094280F">
      <w:pPr>
        <w:autoSpaceDE w:val="0"/>
        <w:autoSpaceDN w:val="0"/>
        <w:snapToGrid w:val="0"/>
        <w:spacing w:line="400" w:lineRule="exact"/>
        <w:ind w:firstLineChars="225" w:firstLine="540"/>
        <w:rPr>
          <w:rFonts w:ascii="宋体" w:hAnsi="宋体"/>
          <w:b/>
          <w:sz w:val="24"/>
        </w:rPr>
      </w:pPr>
      <w:r>
        <w:rPr>
          <w:color w:val="C00000"/>
          <w:sz w:val="24"/>
        </w:rPr>
        <w:t>【此处为选填部分；如需附录，请补充；如无内容，可删除本页。】</w:t>
      </w:r>
    </w:p>
    <w:p w14:paraId="299674E0" w14:textId="77777777" w:rsidR="002C5865" w:rsidRDefault="002C5865" w:rsidP="002C5865">
      <w:pPr>
        <w:snapToGrid w:val="0"/>
        <w:spacing w:line="400" w:lineRule="exact"/>
        <w:ind w:firstLineChars="225" w:firstLine="542"/>
        <w:rPr>
          <w:rFonts w:ascii="宋体" w:hAnsi="宋体"/>
          <w:b/>
          <w:color w:val="FF0000"/>
          <w:sz w:val="24"/>
        </w:rPr>
      </w:pPr>
    </w:p>
    <w:p w14:paraId="413CB43A" w14:textId="77777777"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42"/>
          <w:pgSz w:w="11906" w:h="16838" w:code="9"/>
          <w:pgMar w:top="1134" w:right="1134" w:bottom="1134" w:left="1134" w:header="850" w:footer="992" w:gutter="0"/>
          <w:cols w:space="425"/>
          <w:docGrid w:linePitch="312"/>
        </w:sectPr>
      </w:pPr>
    </w:p>
    <w:p w14:paraId="50DAF02F" w14:textId="77777777" w:rsidR="00AE0799" w:rsidRPr="00D515D0" w:rsidRDefault="00AE0799" w:rsidP="00AE0799">
      <w:pPr>
        <w:pStyle w:val="1"/>
        <w:spacing w:before="480" w:after="360" w:line="400" w:lineRule="exact"/>
      </w:pPr>
      <w:bookmarkStart w:id="144" w:name="_Toc236831529"/>
      <w:r>
        <w:rPr>
          <w:rFonts w:hint="eastAsia"/>
          <w:color w:val="000000"/>
        </w:rPr>
        <w:t>相关的学术成果目录</w:t>
      </w:r>
      <w:bookmarkEnd w:id="144"/>
    </w:p>
    <w:p w14:paraId="7A3D101D" w14:textId="77777777" w:rsidR="00AE0799" w:rsidRPr="00C16BEB" w:rsidRDefault="00AE0799" w:rsidP="00AE0799">
      <w:pPr>
        <w:autoSpaceDE w:val="0"/>
        <w:autoSpaceDN w:val="0"/>
        <w:snapToGrid w:val="0"/>
        <w:spacing w:line="400" w:lineRule="exact"/>
        <w:ind w:firstLineChars="225" w:firstLine="540"/>
        <w:rPr>
          <w:rFonts w:ascii="宋体" w:hAnsi="宋体"/>
          <w:b/>
          <w:sz w:val="24"/>
        </w:rPr>
      </w:pPr>
      <w:r>
        <w:rPr>
          <w:color w:val="C00000"/>
          <w:sz w:val="24"/>
        </w:rPr>
        <w:t>【此处为选填部分；有学术成果请补充，无内容可删除本页。】</w:t>
      </w:r>
    </w:p>
    <w:p w14:paraId="13A02EF6" w14:textId="77777777" w:rsidR="00AE0799" w:rsidRDefault="00AE0799" w:rsidP="00AE0799">
      <w:pPr>
        <w:snapToGrid w:val="0"/>
        <w:spacing w:line="400" w:lineRule="exact"/>
        <w:ind w:firstLineChars="225" w:firstLine="540"/>
        <w:rPr>
          <w:rFonts w:ascii="宋体" w:hAnsi="宋体"/>
          <w:sz w:val="24"/>
        </w:rPr>
      </w:pPr>
    </w:p>
    <w:p w14:paraId="6ABF86A0" w14:textId="77777777" w:rsidR="00156E80" w:rsidRDefault="00156E80" w:rsidP="00FF0BC2">
      <w:pPr>
        <w:pStyle w:val="1"/>
        <w:spacing w:before="480" w:after="360" w:line="400" w:lineRule="exact"/>
        <w:rPr>
          <w:rFonts w:ascii="宋体" w:hAnsi="宋体"/>
          <w:sz w:val="24"/>
        </w:rPr>
        <w:sectPr w:rsidR="00156E80" w:rsidSect="004617F8">
          <w:footerReference w:type="default" r:id="rId43"/>
          <w:pgSz w:w="11906" w:h="16838" w:code="9"/>
          <w:pgMar w:top="1134" w:right="1134" w:bottom="1134" w:left="1134" w:header="850" w:footer="992" w:gutter="0"/>
          <w:cols w:space="425"/>
          <w:docGrid w:linePitch="312"/>
        </w:sectPr>
      </w:pPr>
    </w:p>
    <w:p w14:paraId="509CA182" w14:textId="77777777" w:rsidR="00AE0799" w:rsidRPr="00D515D0" w:rsidRDefault="00AE0799" w:rsidP="00AE0799">
      <w:pPr>
        <w:pStyle w:val="1"/>
        <w:spacing w:before="480" w:after="360" w:line="400" w:lineRule="exact"/>
      </w:pPr>
      <w:bookmarkStart w:id="145" w:name="_Toc236831530"/>
      <w:r>
        <w:rPr>
          <w:rFonts w:hint="eastAsia"/>
          <w:color w:val="000000"/>
        </w:rPr>
        <w:t>致  谢</w:t>
      </w:r>
      <w:bookmarkEnd w:id="145"/>
    </w:p>
    <w:p w14:paraId="72F6102D" w14:textId="77777777" w:rsidR="0013329F" w:rsidRDefault="003A0F90">
      <w:pPr>
        <w:autoSpaceDE w:val="0"/>
        <w:autoSpaceDN w:val="0"/>
        <w:spacing w:line="400" w:lineRule="exact"/>
        <w:ind w:firstLineChars="200" w:firstLine="480"/>
        <w:jc w:val="left"/>
        <w:rPr>
          <w:rFonts w:ascii="宋体" w:hAnsi="宋体"/>
          <w:sz w:val="24"/>
        </w:rPr>
      </w:pPr>
      <w:r>
        <w:rPr>
          <w:color w:val="000000"/>
          <w:sz w:val="24"/>
        </w:rPr>
        <w:t>本论文是</w:t>
      </w:r>
    </w:p>
    <w:p w14:paraId="23ECDBF5" w14:textId="77777777" w:rsidR="0013329F" w:rsidRDefault="003A0F90">
      <w:pPr>
        <w:autoSpaceDE w:val="0"/>
        <w:autoSpaceDN w:val="0"/>
        <w:snapToGrid w:val="0"/>
        <w:spacing w:line="400" w:lineRule="exact"/>
        <w:ind w:firstLineChars="225" w:firstLine="540"/>
        <w:rPr>
          <w:rFonts w:ascii="宋体" w:hAnsi="宋体"/>
          <w:b/>
          <w:sz w:val="24"/>
        </w:rPr>
      </w:pPr>
      <w:r>
        <w:rPr>
          <w:color w:val="C00000"/>
          <w:sz w:val="24"/>
        </w:rPr>
        <w:t>【此处为必填部分，请补充致谢内容。】</w:t>
      </w:r>
    </w:p>
    <w:p w14:paraId="50BF16C7" w14:textId="77777777" w:rsidR="00C16BEB" w:rsidRPr="00C16BEB" w:rsidRDefault="00C16BEB" w:rsidP="00AE0799">
      <w:pPr>
        <w:spacing w:line="400" w:lineRule="exact"/>
        <w:ind w:firstLineChars="200" w:firstLine="480"/>
        <w:rPr>
          <w:rFonts w:ascii="宋体" w:hAnsi="宋体"/>
          <w:color w:val="FF0000"/>
          <w:sz w:val="24"/>
        </w:rPr>
      </w:pPr>
    </w:p>
    <w:p w14:paraId="4DD9A2CA" w14:textId="77777777" w:rsidR="00AE0799" w:rsidRDefault="00AE0799" w:rsidP="00AE0799">
      <w:pPr>
        <w:spacing w:line="400" w:lineRule="exact"/>
        <w:ind w:firstLineChars="200" w:firstLine="480"/>
        <w:rPr>
          <w:rFonts w:ascii="宋体" w:hAnsi="宋体"/>
          <w:sz w:val="24"/>
        </w:rPr>
      </w:pPr>
    </w:p>
    <w:p w14:paraId="3146F8B3" w14:textId="77777777" w:rsidR="00AE0799" w:rsidRPr="00AE0799" w:rsidRDefault="00AE0799" w:rsidP="00FF0BC2">
      <w:pPr>
        <w:snapToGrid w:val="0"/>
        <w:spacing w:line="400" w:lineRule="exact"/>
        <w:ind w:firstLineChars="225" w:firstLine="540"/>
        <w:rPr>
          <w:rFonts w:ascii="宋体" w:hAnsi="宋体"/>
          <w:sz w:val="24"/>
        </w:rPr>
      </w:pPr>
    </w:p>
    <w:p w14:paraId="0ABFB24A" w14:textId="77777777" w:rsidR="0013329F" w:rsidRDefault="0013329F" w:rsidP="0013329F">
      <w:pPr>
        <w:spacing w:line="20" w:lineRule="exact"/>
        <w:rPr>
          <w:vanish/>
          <w:sz w:val="2"/>
        </w:rPr>
        <w:pPrChange w:id="146" w:author="一文 袁" w:date="2026-05-10T11:32:00Z">
          <w:pPr>
            <w:ind w:right="-42"/>
          </w:pPr>
        </w:pPrChange>
      </w:pPr>
    </w:p>
    <w:p w14:paraId="77276A64" w14:textId="77777777" w:rsidR="0013329F" w:rsidRPr="0013329F" w:rsidRDefault="0013329F" w:rsidP="0013329F">
      <w:pPr>
        <w:spacing w:line="20" w:lineRule="exact"/>
        <w:rPr>
          <w:del w:id="147" w:author="一文 袁" w:date="2026-05-10T11:32:00Z"/>
          <w:vanish/>
          <w:sz w:val="2"/>
          <w:rPrChange w:id="148" w:author="一文 袁" w:date="2026-05-10T11:32:00Z">
            <w:rPr>
              <w:del w:id="149" w:author="一文 袁" w:date="2026-05-10T11:32:00Z"/>
              <w:sz w:val="28"/>
              <w:szCs w:val="28"/>
            </w:rPr>
          </w:rPrChange>
        </w:rPr>
        <w:pPrChange w:id="150" w:author="一文 袁" w:date="2026-05-10T11:32:00Z">
          <w:pPr>
            <w:ind w:right="-42"/>
          </w:pPr>
        </w:pPrChange>
      </w:pPr>
    </w:p>
    <w:p w14:paraId="3E29704B" w14:textId="77777777" w:rsidR="0013329F" w:rsidRDefault="0013329F" w:rsidP="0013329F">
      <w:pPr>
        <w:spacing w:line="20" w:lineRule="exact"/>
        <w:rPr>
          <w:vanish/>
          <w:sz w:val="2"/>
        </w:rPr>
        <w:pPrChange w:id="151" w:author="一文 袁" w:date="2026-05-10T11:33:00Z">
          <w:pPr>
            <w:ind w:right="-42"/>
          </w:pPr>
        </w:pPrChange>
      </w:pPr>
    </w:p>
    <w:sectPr w:rsidR="0013329F" w:rsidSect="004617F8">
      <w:footerReference w:type="default" r:id="rId44"/>
      <w:pgSz w:w="11906" w:h="16838" w:code="9"/>
      <w:pgMar w:top="1134" w:right="1134" w:bottom="1134" w:left="1134" w:header="850" w:footer="992"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1" w:author="奕霖 李" w:date="2026-05-12T20:14:00Z" w:initials="奕李">
    <w:p w14:paraId="73BC7A25" w14:textId="77777777" w:rsidR="0013329F" w:rsidRDefault="00EB0CFB">
      <w:r>
        <w:rPr>
          <w:rStyle w:val="af"/>
        </w:rPr>
        <w:annotationRef/>
      </w:r>
      <w:r w:rsidR="003A0F90">
        <w:t>A</w:t>
      </w:r>
      <w:r w:rsidR="003A0F90">
        <w:rPr>
          <w:rFonts w:hint="eastAsia"/>
        </w:rPr>
        <w:t>i</w:t>
      </w:r>
      <w:r w:rsidR="003A0F90">
        <w:rPr>
          <w:rFonts w:hint="eastAsia"/>
        </w:rPr>
        <w:t>痕迹严重，重写</w:t>
      </w:r>
    </w:p>
  </w:comment>
  <w:comment w:id="48" w:author="奕霖 李" w:date="2026-05-12T20:26:00Z" w:initials="奕李">
    <w:p w14:paraId="754BF0CB" w14:textId="77777777" w:rsidR="0013329F" w:rsidRDefault="00EB0CFB">
      <w:r>
        <w:rPr>
          <w:rStyle w:val="af"/>
        </w:rPr>
        <w:annotationRef/>
      </w:r>
      <w:r w:rsidR="003A0F90">
        <w:rPr>
          <w:rFonts w:hint="eastAsia"/>
        </w:rPr>
        <w:t>图例请规范摆放，纵坐标可调高来留白</w:t>
      </w:r>
    </w:p>
  </w:comment>
  <w:comment w:id="54" w:author="奕霖 李" w:date="2026-05-12T20:27:00Z" w:initials="奕李">
    <w:p w14:paraId="0B01F251" w14:textId="77777777" w:rsidR="0013329F" w:rsidRDefault="00EB0CFB">
      <w:r>
        <w:rPr>
          <w:rStyle w:val="af"/>
        </w:rPr>
        <w:annotationRef/>
      </w:r>
      <w:r w:rsidR="003A0F90">
        <w:rPr>
          <w:rFonts w:hint="eastAsia"/>
        </w:rPr>
        <w:t>纵坐标单位错了吧</w:t>
      </w:r>
    </w:p>
    <w:p w14:paraId="45B4EDD5" w14:textId="77777777" w:rsidR="0013329F" w:rsidRDefault="0013329F"/>
  </w:comment>
  <w:comment w:id="62" w:author="奕霖 李" w:date="2026-05-12T20:30:00Z" w:initials="奕李">
    <w:p w14:paraId="65013A5D" w14:textId="77777777" w:rsidR="0013329F" w:rsidRDefault="00EB0CFB">
      <w:r>
        <w:rPr>
          <w:rStyle w:val="af"/>
        </w:rPr>
        <w:annotationRef/>
      </w:r>
      <w:r w:rsidR="003A0F90">
        <w:rPr>
          <w:rFonts w:hint="eastAsia"/>
        </w:rPr>
        <w:t>用词不当</w:t>
      </w:r>
    </w:p>
  </w:comment>
  <w:comment w:id="75" w:author="奕霖 李" w:date="2026-05-12T20:34:00Z" w:initials="奕李">
    <w:p w14:paraId="048731C5" w14:textId="77777777" w:rsidR="0013329F" w:rsidRDefault="00EB0CFB">
      <w:r>
        <w:rPr>
          <w:rStyle w:val="af"/>
        </w:rPr>
        <w:annotationRef/>
      </w:r>
      <w:r w:rsidR="003A0F90">
        <w:rPr>
          <w:rFonts w:hint="eastAsia"/>
        </w:rPr>
        <w:t>每提到一个观点时需要引用文献</w:t>
      </w:r>
    </w:p>
  </w:comment>
  <w:comment w:id="76" w:author="奕霖 李" w:date="2026-05-12T20:35:00Z" w:initials="奕李">
    <w:p w14:paraId="73ECC71D" w14:textId="77777777" w:rsidR="0013329F" w:rsidRDefault="00EB0CFB">
      <w:r>
        <w:rPr>
          <w:rStyle w:val="af"/>
        </w:rPr>
        <w:annotationRef/>
      </w:r>
      <w:r w:rsidR="003A0F90">
        <w:rPr>
          <w:rFonts w:hint="eastAsia"/>
        </w:rPr>
        <w:t>出自哪篇文献</w:t>
      </w:r>
    </w:p>
  </w:comment>
  <w:comment w:id="78" w:author="奕霖 李" w:date="2026-05-12T20:36:00Z" w:initials="奕李">
    <w:p w14:paraId="3FFDA6D4" w14:textId="77777777" w:rsidR="0013329F" w:rsidRDefault="00EB0CFB">
      <w:r>
        <w:rPr>
          <w:rStyle w:val="af"/>
        </w:rPr>
        <w:annotationRef/>
      </w:r>
      <w:r w:rsidR="003A0F90">
        <w:rPr>
          <w:rFonts w:hint="eastAsia"/>
        </w:rPr>
        <w:t>？</w:t>
      </w:r>
    </w:p>
  </w:comment>
  <w:comment w:id="82" w:author="奕霖 李" w:date="2026-05-12T20:37:00Z" w:initials="奕李">
    <w:p w14:paraId="165D029C" w14:textId="77777777" w:rsidR="0013329F" w:rsidRDefault="00EB0CFB">
      <w:r>
        <w:rPr>
          <w:rStyle w:val="af"/>
        </w:rPr>
        <w:annotationRef/>
      </w:r>
      <w:r w:rsidR="003A0F90">
        <w:rPr>
          <w:rFonts w:hint="eastAsia"/>
        </w:rPr>
        <w:t>开题报告就说了，</w:t>
      </w:r>
      <w:r w:rsidR="003A0F90">
        <w:rPr>
          <w:rFonts w:hint="eastAsia"/>
        </w:rPr>
        <w:t>DOI</w:t>
      </w:r>
      <w:r w:rsidR="003A0F90">
        <w:rPr>
          <w:rFonts w:hint="eastAsia"/>
        </w:rPr>
        <w:t>及其后面的内容全部要删掉</w:t>
      </w:r>
    </w:p>
  </w:comment>
  <w:comment w:id="85" w:author="奕霖 李" w:date="2026-05-12T20:37:00Z" w:initials="奕李">
    <w:p w14:paraId="486D7FDC" w14:textId="77777777" w:rsidR="0013329F" w:rsidRDefault="00EB0CFB">
      <w:r>
        <w:rPr>
          <w:rStyle w:val="af"/>
        </w:rPr>
        <w:annotationRef/>
      </w:r>
      <w:r w:rsidR="003A0F90">
        <w:rPr>
          <w:rFonts w:hint="eastAsia"/>
        </w:rPr>
        <w:t>文献不规范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3BC7A25" w15:done="0"/>
  <w15:commentEx w15:paraId="754BF0CB" w15:done="0"/>
  <w15:commentEx w15:paraId="45B4EDD5" w15:done="0"/>
  <w15:commentEx w15:paraId="65013A5D" w15:done="0"/>
  <w15:commentEx w15:paraId="048731C5" w15:done="0"/>
  <w15:commentEx w15:paraId="73ECC71D" w15:done="0"/>
  <w15:commentEx w15:paraId="3FFDA6D4" w15:done="0"/>
  <w15:commentEx w15:paraId="165D029C" w15:done="0"/>
  <w15:commentEx w15:paraId="486D7FD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3BC7A25" w16cid:durableId="73BC7A25"/>
  <w16cid:commentId w16cid:paraId="754BF0CB" w16cid:durableId="754BF0CB"/>
  <w16cid:commentId w16cid:paraId="45B4EDD5" w16cid:durableId="45B4EDD5"/>
  <w16cid:commentId w16cid:paraId="65013A5D" w16cid:durableId="65013A5D"/>
  <w16cid:commentId w16cid:paraId="048731C5" w16cid:durableId="048731C5"/>
  <w16cid:commentId w16cid:paraId="73ECC71D" w16cid:durableId="73ECC71D"/>
  <w16cid:commentId w16cid:paraId="3FFDA6D4" w16cid:durableId="3FFDA6D4"/>
  <w16cid:commentId w16cid:paraId="165D029C" w16cid:durableId="165D029C"/>
  <w16cid:commentId w16cid:paraId="486D7FDC" w16cid:durableId="486D7F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D9E2E5" w14:textId="77777777" w:rsidR="003A0F90" w:rsidRDefault="003A0F90">
      <w:r>
        <w:separator/>
      </w:r>
    </w:p>
  </w:endnote>
  <w:endnote w:type="continuationSeparator" w:id="0">
    <w:p w14:paraId="62282B6B" w14:textId="77777777" w:rsidR="003A0F90" w:rsidRDefault="003A0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20B0604020202020204"/>
    <w:charset w:val="00"/>
    <w:family w:val="roman"/>
    <w:notTrueType/>
    <w:pitch w:val="default"/>
  </w:font>
  <w:font w:name="仿宋_GB2312">
    <w:panose1 w:val="020B0604020202020204"/>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D6A1F5" w14:textId="7C91A688"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sidR="00EB0CFB">
      <w:rPr>
        <w:rStyle w:val="a5"/>
      </w:rPr>
      <w:fldChar w:fldCharType="separate"/>
    </w:r>
    <w:r w:rsidR="00EB0CFB">
      <w:rPr>
        <w:rStyle w:val="a5"/>
        <w:noProof/>
      </w:rPr>
      <w:t>X</w:t>
    </w:r>
    <w:r>
      <w:rPr>
        <w:rStyle w:val="a5"/>
      </w:rPr>
      <w:fldChar w:fldCharType="end"/>
    </w:r>
  </w:p>
  <w:p w14:paraId="070FEBFB" w14:textId="77777777"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7CECE4" w14:textId="77777777" w:rsidR="00CA4CD2" w:rsidRDefault="00CA4CD2">
    <w:pPr>
      <w:pStyle w:val="a3"/>
      <w:jc w:val="center"/>
    </w:pPr>
  </w:p>
  <w:p w14:paraId="3A98A52B" w14:textId="77777777"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F40FF7" w14:textId="77777777"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A1A6AB" w14:textId="77777777" w:rsidR="005A3704" w:rsidRDefault="005A3704">
    <w:pPr>
      <w:pStyle w:val="a3"/>
      <w:ind w:firstLine="360"/>
      <w:jc w:val="center"/>
    </w:pPr>
  </w:p>
  <w:p w14:paraId="23839BE8" w14:textId="77777777"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FDB90" w14:textId="77777777"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867427"/>
      <w:docPartObj>
        <w:docPartGallery w:val="Page Numbers (Bottom of Page)"/>
        <w:docPartUnique/>
      </w:docPartObj>
    </w:sdtPr>
    <w:sdtEndPr/>
    <w:sdtContent>
      <w:p w14:paraId="7A5ED483" w14:textId="77777777" w:rsidR="00F17900" w:rsidRDefault="003846F3">
        <w:pPr>
          <w:pStyle w:val="a3"/>
          <w:jc w:val="center"/>
        </w:pPr>
        <w:r>
          <w:fldChar w:fldCharType="begin"/>
        </w:r>
        <w:r>
          <w:instrText xml:space="preserve"> PAGE   \* MERGEFORMAT </w:instrText>
        </w:r>
        <w:r>
          <w:fldChar w:fldCharType="separate"/>
        </w:r>
        <w:r>
          <w:rPr>
            <w:noProof/>
            <w:lang w:val="zh-CN"/>
          </w:rPr>
          <w:t>I</w:t>
        </w:r>
        <w:r>
          <w:fldChar w:fldCharType="end"/>
        </w:r>
      </w:p>
    </w:sdtContent>
  </w:sdt>
  <w:p w14:paraId="230BAC50" w14:textId="77777777"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115495" w14:textId="77777777" w:rsidR="0028399B"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4FE6B890" w14:textId="77777777"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2681D"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37E101DE" w14:textId="77777777"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C73C0" w14:textId="77777777" w:rsidR="00E0462C" w:rsidRDefault="00A3041D">
    <w:pPr>
      <w:pStyle w:val="a3"/>
      <w:jc w:val="center"/>
    </w:pPr>
    <w:r>
      <w:fldChar w:fldCharType="begin"/>
    </w:r>
    <w:r>
      <w:instrText xml:space="preserve"> PAGE   \* MERGEFORMAT </w:instrText>
    </w:r>
    <w:r>
      <w:fldChar w:fldCharType="separate"/>
    </w:r>
    <w:r>
      <w:rPr>
        <w:noProof/>
        <w:lang w:val="zh-CN"/>
      </w:rPr>
      <w:t>1</w:t>
    </w:r>
    <w:r>
      <w:fldChar w:fldCharType="end"/>
    </w:r>
  </w:p>
  <w:p w14:paraId="569177F9" w14:textId="77777777"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AE707"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15BDD26F" w14:textId="77777777"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889CFB"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33FB0D5F" w14:textId="77777777"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F6731" w14:textId="77777777" w:rsidR="00D43528"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59A6B01F" w14:textId="77777777"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0B964C"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1D91D7A0" w14:textId="77777777"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8DFF1B" w14:textId="77777777" w:rsidR="003A0F90" w:rsidRDefault="003A0F90">
      <w:r>
        <w:separator/>
      </w:r>
    </w:p>
  </w:footnote>
  <w:footnote w:type="continuationSeparator" w:id="0">
    <w:p w14:paraId="11610F85" w14:textId="77777777" w:rsidR="003A0F90" w:rsidRDefault="003A0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73DA4F" w14:textId="77777777"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3F3210" w14:textId="77777777"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BF350" w14:textId="77777777"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00D559" w14:textId="77777777"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3BE964" w14:textId="77777777"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EA115" w14:textId="77777777" w:rsidR="00522582" w:rsidRDefault="00522582" w:rsidP="000135BC">
    <w:pPr>
      <w:pStyle w:val="a9"/>
    </w:pPr>
    <w:r>
      <w:rPr>
        <w:rFonts w:hint="eastAsia"/>
      </w:rPr>
      <w:t>南京农业大学本科毕业论文（设计）</w:t>
    </w:r>
  </w:p>
  <w:p w14:paraId="0CB687C9" w14:textId="77777777"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74CA39A"/>
    <w:multiLevelType w:val="singleLevel"/>
    <w:tmpl w:val="274CA39A"/>
    <w:lvl w:ilvl="0">
      <w:start w:val="1"/>
      <w:numFmt w:val="decimal"/>
      <w:suff w:val="space"/>
      <w:lvlText w:val="[%1]"/>
      <w:lvlJc w:val="left"/>
    </w:lvl>
  </w:abstractNum>
  <w:abstractNum w:abstractNumId="2"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16cid:durableId="1496722470">
    <w:abstractNumId w:val="0"/>
  </w:num>
  <w:num w:numId="2" w16cid:durableId="1616597105">
    <w:abstractNumId w:val="2"/>
  </w:num>
  <w:num w:numId="3" w16cid:durableId="2666935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奕霖 李">
    <w15:presenceInfo w15:providerId="Windows Live" w15:userId="77878ca89bba3b14"/>
  </w15:person>
  <w15:person w15:author="一文 袁">
    <w15:presenceInfo w15:providerId="Windows Live" w15:userId="fa208e3b1f36351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29F"/>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0F90"/>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0CFB"/>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56D3"/>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6207C"/>
  <w15:docId w15:val="{A720BB44-FEB9-4528-AFDB-4D34CD9D1E2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TOC1">
    <w:name w:val="toc 1"/>
    <w:basedOn w:val="a"/>
    <w:next w:val="a"/>
    <w:uiPriority w:val="39"/>
    <w:rsid w:val="00E93A54"/>
    <w:pPr>
      <w:tabs>
        <w:tab w:val="right" w:leader="dot" w:pos="9060"/>
      </w:tabs>
      <w:spacing w:line="400" w:lineRule="exact"/>
      <w:jc w:val="left"/>
    </w:pPr>
    <w:rPr>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TOC2">
    <w:name w:val="toc 2"/>
    <w:basedOn w:val="a"/>
    <w:next w:val="a"/>
    <w:uiPriority w:val="39"/>
    <w:rsid w:val="00B13828"/>
    <w:pPr>
      <w:tabs>
        <w:tab w:val="right" w:leader="dot" w:pos="9060"/>
      </w:tabs>
      <w:spacing w:line="400" w:lineRule="exact"/>
      <w:ind w:leftChars="200" w:left="420"/>
      <w:jc w:val="left"/>
    </w:pPr>
    <w:rPr>
      <w:sz w:val="28"/>
      <w:szCs w:val="28"/>
    </w:r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TOC3">
    <w:name w:val="toc 3"/>
    <w:basedOn w:val="a"/>
    <w:next w:val="a"/>
    <w:uiPriority w:val="39"/>
    <w:rsid w:val="00DC58A8"/>
    <w:pPr>
      <w:tabs>
        <w:tab w:val="right" w:leader="dot" w:pos="9060"/>
      </w:tabs>
      <w:spacing w:line="400" w:lineRule="exact"/>
      <w:ind w:leftChars="400" w:left="840"/>
      <w:jc w:val="left"/>
    </w:pPr>
    <w:rPr>
      <w:sz w:val="28"/>
      <w:szCs w:val="28"/>
    </w:r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microsoft.com/office/2016/09/relationships/commentsIds" Target="commentsIds.xml"/><Relationship Id="rId39" Type="http://schemas.openxmlformats.org/officeDocument/2006/relationships/footer" Target="footer8.xml"/><Relationship Id="rId21" Type="http://schemas.openxmlformats.org/officeDocument/2006/relationships/header" Target="header5.xml"/><Relationship Id="rId34" Type="http://schemas.openxmlformats.org/officeDocument/2006/relationships/image" Target="media/image10.png"/><Relationship Id="rId42" Type="http://schemas.openxmlformats.org/officeDocument/2006/relationships/footer" Target="footer1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comments" Target="comments.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footer" Target="footer9.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7.png"/><Relationship Id="rId44" Type="http://schemas.openxmlformats.org/officeDocument/2006/relationships/footer" Target="footer1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oter" Target="footer1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3.xml"/><Relationship Id="rId25" Type="http://schemas.microsoft.com/office/2011/relationships/commentsExtended" Target="commentsExtended.xml"/><Relationship Id="rId33" Type="http://schemas.openxmlformats.org/officeDocument/2006/relationships/image" Target="media/image9.png"/><Relationship Id="rId38" Type="http://schemas.openxmlformats.org/officeDocument/2006/relationships/image" Target="media/image14.png"/><Relationship Id="rId46" Type="http://schemas.microsoft.com/office/2011/relationships/people" Target="people.xml"/><Relationship Id="rId20" Type="http://schemas.openxmlformats.org/officeDocument/2006/relationships/footer" Target="footer6.xml"/><Relationship Id="rId41"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43378-7CB4-43A3-9912-71D70B055FE1}">
  <ds:schemaRefs>
    <ds:schemaRef ds:uri="http://schemas.openxmlformats.org/officeDocument/2006/bibliography"/>
  </ds:schemaRefs>
</ds:datastoreItem>
</file>

<file path=customXml/itemProps2.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6</Pages>
  <Words>8958</Words>
  <Characters>8958</Characters>
  <Application>Microsoft Office Word</Application>
  <DocSecurity>0</DocSecurity>
  <Lines>689</Lines>
  <Paragraphs>617</Paragraphs>
  <ScaleCrop>false</ScaleCrop>
  <Company>games</Company>
  <LinksUpToDate>false</LinksUpToDate>
  <CharactersWithSpaces>17299</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xiangping wu</cp:lastModifiedBy>
  <cp:revision>13</cp:revision>
  <cp:lastPrinted>2008-05-22T07:34:00Z</cp:lastPrinted>
  <dcterms:created xsi:type="dcterms:W3CDTF">2021-02-01T03:22:00Z</dcterms:created>
  <dcterms:modified xsi:type="dcterms:W3CDTF">2026-08-05T06:10:00Z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23179750414a11f1a20f73b0220f73b0">
    <vt:lpwstr>CWMb7MlXspYDq5aiYCD4S1r3w88jI5N/G8w2Nd0H6pWBE3tDtCnUszCGSW2n3QHylBEDyundO1Lssyexsp9A5aMLA==</vt:lpwstr>
  </property>
  <property fmtid="{D5CDD505-2E9C-101B-9397-08002B2CF9AE}" pid="3" name="KSOProductBuildVer">
    <vt:lpwstr>2052-12.1.0.25865</vt:lpwstr>
  </property>
  <property fmtid="{D5CDD505-2E9C-101B-9397-08002B2CF9AE}" pid="4" name="KSOTemplateDocerSaveRecord">
    <vt:lpwstr>eyJoZGlkIjoiM2UzMzM4MmQ5MzgwN2Q3MWM0MjkzMTVmODViMzVkNTMiLCJ1c2VySWQiOiI4MDAwMDUzMzQifQ==</vt:lpwstr>
  </property>
  <property fmtid="{D5CDD505-2E9C-101B-9397-08002B2CF9AE}" pid="5" name="ICV">
    <vt:lpwstr>1598B7C21C484A728F667671557D27FE_13</vt:lpwstr>
  </property>
  <property fmtid="{D5CDD505-2E9C-101B-9397-08002B2CF9AE}" pid="6" name="CWM4a9bccb04ece11f18577bb7e0577ba7e">
    <vt:lpwstr>CWM+l1ty4QwOGBSgQD6yjfrmRt760Z2trebbkkqm3KwILX0pcOD/2fRBLmDiIB1JLUtbpqq4UyjrAgYJr0Zl783uA==</vt:lpwstr>
  </property>
  <property fmtid="{D5CDD505-2E9C-101B-9397-08002B2CF9AE}" pid="7" name="CWM5fba0620995611f1b340b9363340b936">
    <vt:lpwstr>CWMndZVGOj/8UQtPuUETW11GCOXSUMin/OlnkC+Q98Rr9T8Ez30WbvFa0S8hlf0xCKHknSyf7CAHUFFfXs8ERyS8g==</vt:lpwstr>
  </property>
</Properties>
</file>